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1.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2.xml" ContentType="application/vnd.openxmlformats-officedocument.drawingml.chartshapes+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drawings/drawing3.xml" ContentType="application/vnd.openxmlformats-officedocument.drawingml.chartshapes+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F5F3AB" w14:textId="77777777" w:rsidR="0050582B" w:rsidRPr="00B25F19" w:rsidRDefault="0050582B">
      <w:pPr>
        <w:rPr>
          <w:rFonts w:ascii="Times New Roman" w:eastAsia="ＭＳ 明朝" w:hAnsi="Times New Roman"/>
        </w:rPr>
      </w:pPr>
    </w:p>
    <w:p w14:paraId="2174964D" w14:textId="77777777" w:rsidR="0050582B" w:rsidRPr="00B25F19" w:rsidRDefault="0050582B">
      <w:pPr>
        <w:rPr>
          <w:rFonts w:ascii="Times New Roman" w:eastAsia="ＭＳ 明朝" w:hAnsi="Times New Roman"/>
        </w:rPr>
      </w:pPr>
    </w:p>
    <w:p w14:paraId="4E4790AE" w14:textId="77777777" w:rsidR="0050582B" w:rsidRPr="00B25F19" w:rsidRDefault="0050582B">
      <w:pPr>
        <w:rPr>
          <w:rFonts w:ascii="Times New Roman" w:eastAsia="ＭＳ 明朝" w:hAnsi="Times New Roman"/>
        </w:rPr>
      </w:pPr>
    </w:p>
    <w:p w14:paraId="7C1A3F4B" w14:textId="77777777" w:rsidR="0050582B" w:rsidRPr="00B25F19" w:rsidRDefault="0050582B">
      <w:pPr>
        <w:rPr>
          <w:rFonts w:ascii="Times New Roman" w:eastAsia="ＭＳ 明朝" w:hAnsi="Times New Roman"/>
        </w:rPr>
      </w:pPr>
    </w:p>
    <w:p w14:paraId="5FB3BB1B" w14:textId="77777777" w:rsidR="0050582B" w:rsidRPr="00B25F19" w:rsidRDefault="0050582B">
      <w:pPr>
        <w:rPr>
          <w:rFonts w:ascii="Times New Roman" w:eastAsia="ＭＳ 明朝" w:hAnsi="Times New Roman"/>
        </w:rPr>
      </w:pPr>
    </w:p>
    <w:p w14:paraId="4C65569F" w14:textId="77777777" w:rsidR="0050582B" w:rsidRPr="00B25F19" w:rsidRDefault="0050582B">
      <w:pPr>
        <w:rPr>
          <w:rFonts w:ascii="Times New Roman" w:eastAsia="ＭＳ 明朝" w:hAnsi="Times New Roman"/>
        </w:rPr>
      </w:pPr>
    </w:p>
    <w:p w14:paraId="623881D4" w14:textId="77777777" w:rsidR="0050582B" w:rsidRPr="00B25F19" w:rsidRDefault="001D1C28" w:rsidP="0050582B">
      <w:pPr>
        <w:jc w:val="center"/>
        <w:rPr>
          <w:rFonts w:ascii="Times New Roman" w:eastAsia="ＭＳ 明朝" w:hAnsi="Times New Roman"/>
          <w:b/>
          <w:bCs/>
          <w:sz w:val="57"/>
          <w:szCs w:val="58"/>
        </w:rPr>
      </w:pPr>
      <w:r w:rsidRPr="00B25F19">
        <w:rPr>
          <w:rFonts w:ascii="Times New Roman" w:eastAsia="ＭＳ 明朝" w:hAnsi="Times New Roman" w:hint="eastAsia"/>
          <w:b/>
          <w:bCs/>
          <w:sz w:val="57"/>
          <w:szCs w:val="58"/>
        </w:rPr>
        <w:t>ブロックチェーンを用いた</w:t>
      </w:r>
    </w:p>
    <w:p w14:paraId="2EF86C27" w14:textId="77777777" w:rsidR="0050582B" w:rsidRPr="00B25F19" w:rsidRDefault="001D1C28" w:rsidP="0050582B">
      <w:pPr>
        <w:jc w:val="center"/>
        <w:rPr>
          <w:rFonts w:ascii="Times New Roman" w:eastAsia="ＭＳ 明朝" w:hAnsi="Times New Roman"/>
          <w:b/>
          <w:bCs/>
          <w:sz w:val="57"/>
          <w:szCs w:val="58"/>
        </w:rPr>
      </w:pPr>
      <w:r w:rsidRPr="00B25F19">
        <w:rPr>
          <w:rFonts w:ascii="Times New Roman" w:eastAsia="ＭＳ 明朝" w:hAnsi="Times New Roman" w:cs="Times New Roman"/>
          <w:b/>
          <w:bCs/>
          <w:sz w:val="57"/>
          <w:szCs w:val="58"/>
        </w:rPr>
        <w:t>P2P</w:t>
      </w:r>
      <w:r w:rsidRPr="00B25F19">
        <w:rPr>
          <w:rFonts w:ascii="Times New Roman" w:eastAsia="ＭＳ 明朝" w:hAnsi="Times New Roman" w:hint="eastAsia"/>
          <w:b/>
          <w:bCs/>
          <w:sz w:val="57"/>
          <w:szCs w:val="58"/>
        </w:rPr>
        <w:t>電力取引における</w:t>
      </w:r>
    </w:p>
    <w:p w14:paraId="5C2124A2" w14:textId="2CD97F61" w:rsidR="008B4494" w:rsidRPr="00B25F19" w:rsidRDefault="001D1C28" w:rsidP="0050582B">
      <w:pPr>
        <w:jc w:val="center"/>
        <w:rPr>
          <w:rFonts w:ascii="Times New Roman" w:eastAsia="ＭＳ 明朝" w:hAnsi="Times New Roman"/>
          <w:b/>
          <w:bCs/>
          <w:sz w:val="57"/>
          <w:szCs w:val="58"/>
        </w:rPr>
      </w:pPr>
      <w:r w:rsidRPr="00B25F19">
        <w:rPr>
          <w:rFonts w:ascii="Times New Roman" w:eastAsia="ＭＳ 明朝" w:hAnsi="Times New Roman" w:hint="eastAsia"/>
          <w:b/>
          <w:bCs/>
          <w:sz w:val="57"/>
          <w:szCs w:val="58"/>
        </w:rPr>
        <w:t>インバランス精算の検討</w:t>
      </w:r>
    </w:p>
    <w:p w14:paraId="3844184D" w14:textId="27652180" w:rsidR="001D1C28" w:rsidRPr="00B25F19" w:rsidRDefault="001D1C28">
      <w:pPr>
        <w:rPr>
          <w:rFonts w:ascii="Times New Roman" w:eastAsia="ＭＳ 明朝" w:hAnsi="Times New Roman"/>
        </w:rPr>
      </w:pPr>
    </w:p>
    <w:p w14:paraId="6DC2E664" w14:textId="690D81B0" w:rsidR="001D1C28" w:rsidRPr="00B25F19" w:rsidRDefault="001D1C28">
      <w:pPr>
        <w:rPr>
          <w:rFonts w:ascii="Times New Roman" w:eastAsia="ＭＳ 明朝" w:hAnsi="Times New Roman"/>
        </w:rPr>
      </w:pPr>
    </w:p>
    <w:p w14:paraId="4635246A" w14:textId="75A4A775" w:rsidR="001D1C28" w:rsidRPr="00B25F19" w:rsidRDefault="001D1C28" w:rsidP="0050582B">
      <w:pPr>
        <w:jc w:val="center"/>
        <w:rPr>
          <w:rFonts w:ascii="Times New Roman" w:eastAsia="ＭＳ 明朝" w:hAnsi="Times New Roman"/>
          <w:sz w:val="41"/>
          <w:szCs w:val="42"/>
        </w:rPr>
      </w:pPr>
      <w:r w:rsidRPr="00B25F19">
        <w:rPr>
          <w:rFonts w:ascii="Times New Roman" w:eastAsia="ＭＳ 明朝" w:hAnsi="Times New Roman" w:cs="Times New Roman"/>
          <w:sz w:val="41"/>
          <w:szCs w:val="42"/>
        </w:rPr>
        <w:t>2022</w:t>
      </w:r>
      <w:r w:rsidRPr="00B25F19">
        <w:rPr>
          <w:rFonts w:ascii="Times New Roman" w:eastAsia="ＭＳ 明朝" w:hAnsi="Times New Roman" w:hint="eastAsia"/>
          <w:sz w:val="41"/>
          <w:szCs w:val="42"/>
        </w:rPr>
        <w:t>年</w:t>
      </w:r>
      <w:r w:rsidR="00FD3A33" w:rsidRPr="00B25F19">
        <w:rPr>
          <w:rFonts w:ascii="Times New Roman" w:eastAsia="ＭＳ 明朝" w:hAnsi="Times New Roman" w:cs="Times New Roman"/>
          <w:sz w:val="41"/>
          <w:szCs w:val="42"/>
        </w:rPr>
        <w:t>2</w:t>
      </w:r>
      <w:r w:rsidRPr="00B25F19">
        <w:rPr>
          <w:rFonts w:ascii="Times New Roman" w:eastAsia="ＭＳ 明朝" w:hAnsi="Times New Roman" w:hint="eastAsia"/>
          <w:sz w:val="41"/>
          <w:szCs w:val="42"/>
        </w:rPr>
        <w:t>月</w:t>
      </w:r>
      <w:r w:rsidR="00FD3A33" w:rsidRPr="00B25F19">
        <w:rPr>
          <w:rFonts w:ascii="Times New Roman" w:eastAsia="ＭＳ 明朝" w:hAnsi="Times New Roman" w:cs="Times New Roman"/>
          <w:sz w:val="41"/>
          <w:szCs w:val="42"/>
        </w:rPr>
        <w:t>4</w:t>
      </w:r>
      <w:r w:rsidRPr="00B25F19">
        <w:rPr>
          <w:rFonts w:ascii="Times New Roman" w:eastAsia="ＭＳ 明朝" w:hAnsi="Times New Roman" w:hint="eastAsia"/>
          <w:sz w:val="41"/>
          <w:szCs w:val="42"/>
        </w:rPr>
        <w:t>日　提出</w:t>
      </w:r>
    </w:p>
    <w:p w14:paraId="311451E0" w14:textId="7395C255" w:rsidR="001D1C28" w:rsidRPr="00B25F19" w:rsidRDefault="001D1C28">
      <w:pPr>
        <w:rPr>
          <w:rFonts w:ascii="Times New Roman" w:eastAsia="ＭＳ 明朝" w:hAnsi="Times New Roman"/>
        </w:rPr>
      </w:pPr>
    </w:p>
    <w:p w14:paraId="534D2D6A" w14:textId="3A47BF26" w:rsidR="001D1C28" w:rsidRPr="00B25F19" w:rsidRDefault="001D1C28" w:rsidP="0050582B">
      <w:pPr>
        <w:jc w:val="center"/>
        <w:rPr>
          <w:rFonts w:ascii="Times New Roman" w:eastAsia="ＭＳ 明朝" w:hAnsi="Times New Roman"/>
          <w:sz w:val="41"/>
          <w:szCs w:val="42"/>
        </w:rPr>
      </w:pPr>
      <w:r w:rsidRPr="00B25F19">
        <w:rPr>
          <w:rFonts w:ascii="Times New Roman" w:eastAsia="ＭＳ 明朝" w:hAnsi="Times New Roman" w:hint="eastAsia"/>
          <w:sz w:val="41"/>
          <w:szCs w:val="42"/>
        </w:rPr>
        <w:t>指導教員　近藤潤次　准教授</w:t>
      </w:r>
    </w:p>
    <w:p w14:paraId="6D7CF130" w14:textId="0B976919" w:rsidR="001D1C28" w:rsidRPr="00B25F19" w:rsidRDefault="00202500" w:rsidP="0050582B">
      <w:pPr>
        <w:jc w:val="center"/>
        <w:rPr>
          <w:rFonts w:ascii="Times New Roman" w:eastAsia="ＭＳ 明朝" w:hAnsi="Times New Roman"/>
          <w:sz w:val="41"/>
          <w:szCs w:val="42"/>
        </w:rPr>
      </w:pPr>
      <w:r w:rsidRPr="00B25F19">
        <w:rPr>
          <w:rFonts w:ascii="Times New Roman" w:eastAsia="ＭＳ 明朝" w:hAnsi="Times New Roman" w:hint="eastAsia"/>
          <w:sz w:val="41"/>
          <w:szCs w:val="42"/>
        </w:rPr>
        <w:t xml:space="preserve">　　　　　</w:t>
      </w:r>
      <w:r w:rsidR="001D1C28" w:rsidRPr="00B25F19">
        <w:rPr>
          <w:rFonts w:ascii="Times New Roman" w:eastAsia="ＭＳ 明朝" w:hAnsi="Times New Roman" w:hint="eastAsia"/>
          <w:sz w:val="41"/>
          <w:szCs w:val="42"/>
        </w:rPr>
        <w:t>小平大輔　助</w:t>
      </w:r>
      <w:r w:rsidRPr="00B25F19">
        <w:rPr>
          <w:rFonts w:ascii="Times New Roman" w:eastAsia="ＭＳ 明朝" w:hAnsi="Times New Roman" w:hint="eastAsia"/>
          <w:sz w:val="41"/>
          <w:szCs w:val="42"/>
        </w:rPr>
        <w:t>教</w:t>
      </w:r>
      <w:del w:id="0" w:author="hideto.9948@gmail.com" w:date="2022-02-02T20:01:00Z">
        <w:r w:rsidRPr="00B25F19" w:rsidDel="00C73AFE">
          <w:rPr>
            <w:rFonts w:ascii="Times New Roman" w:eastAsia="ＭＳ 明朝" w:hAnsi="Times New Roman" w:hint="eastAsia"/>
            <w:sz w:val="41"/>
            <w:szCs w:val="42"/>
          </w:rPr>
          <w:delText>授</w:delText>
        </w:r>
      </w:del>
    </w:p>
    <w:p w14:paraId="5D323377" w14:textId="13A60E66" w:rsidR="001D1C28" w:rsidRPr="00B25F19" w:rsidRDefault="001D1C28">
      <w:pPr>
        <w:widowControl/>
        <w:jc w:val="left"/>
        <w:rPr>
          <w:rFonts w:ascii="Times New Roman" w:eastAsia="ＭＳ 明朝" w:hAnsi="Times New Roman"/>
        </w:rPr>
      </w:pPr>
    </w:p>
    <w:p w14:paraId="64832CAE" w14:textId="13B37869" w:rsidR="001D1C28" w:rsidRPr="00B25F19" w:rsidRDefault="001D1C28">
      <w:pPr>
        <w:widowControl/>
        <w:jc w:val="left"/>
        <w:rPr>
          <w:rFonts w:ascii="Times New Roman" w:eastAsia="ＭＳ 明朝" w:hAnsi="Times New Roman"/>
        </w:rPr>
      </w:pPr>
    </w:p>
    <w:p w14:paraId="3083A1A7" w14:textId="44DD611B" w:rsidR="0050582B" w:rsidRPr="00B25F19" w:rsidRDefault="0050582B">
      <w:pPr>
        <w:widowControl/>
        <w:jc w:val="left"/>
        <w:rPr>
          <w:rFonts w:ascii="Times New Roman" w:eastAsia="ＭＳ 明朝" w:hAnsi="Times New Roman"/>
        </w:rPr>
      </w:pPr>
    </w:p>
    <w:p w14:paraId="6802A8F2" w14:textId="77777777" w:rsidR="0050582B" w:rsidRPr="00B25F19" w:rsidRDefault="0050582B">
      <w:pPr>
        <w:widowControl/>
        <w:jc w:val="left"/>
        <w:rPr>
          <w:rFonts w:ascii="Times New Roman" w:eastAsia="ＭＳ 明朝" w:hAnsi="Times New Roman"/>
        </w:rPr>
      </w:pPr>
    </w:p>
    <w:p w14:paraId="56E2DD7F" w14:textId="2F615DD6" w:rsidR="001D1C28" w:rsidRPr="00B25F19" w:rsidRDefault="001D1C28" w:rsidP="0050582B">
      <w:pPr>
        <w:widowControl/>
        <w:jc w:val="center"/>
        <w:rPr>
          <w:rFonts w:ascii="Times New Roman" w:eastAsia="ＭＳ 明朝" w:hAnsi="Times New Roman"/>
          <w:sz w:val="41"/>
          <w:szCs w:val="42"/>
        </w:rPr>
      </w:pPr>
      <w:r w:rsidRPr="00B25F19">
        <w:rPr>
          <w:rFonts w:ascii="Times New Roman" w:eastAsia="ＭＳ 明朝" w:hAnsi="Times New Roman" w:hint="eastAsia"/>
          <w:sz w:val="41"/>
          <w:szCs w:val="42"/>
        </w:rPr>
        <w:t>提出者</w:t>
      </w:r>
    </w:p>
    <w:p w14:paraId="4559AA3E" w14:textId="1BE4DBA6" w:rsidR="001D1C28" w:rsidRPr="00B25F19" w:rsidRDefault="001D1C28" w:rsidP="0050582B">
      <w:pPr>
        <w:widowControl/>
        <w:jc w:val="center"/>
        <w:rPr>
          <w:rFonts w:ascii="Times New Roman" w:eastAsia="ＭＳ 明朝" w:hAnsi="Times New Roman"/>
          <w:sz w:val="41"/>
          <w:szCs w:val="42"/>
        </w:rPr>
      </w:pPr>
    </w:p>
    <w:p w14:paraId="35CB41F4" w14:textId="48E0C699" w:rsidR="001D1C28" w:rsidRPr="00B25F19" w:rsidRDefault="001D1C28" w:rsidP="0050582B">
      <w:pPr>
        <w:widowControl/>
        <w:jc w:val="center"/>
        <w:rPr>
          <w:rFonts w:ascii="Times New Roman" w:eastAsia="ＭＳ 明朝" w:hAnsi="Times New Roman"/>
          <w:sz w:val="41"/>
          <w:szCs w:val="42"/>
        </w:rPr>
      </w:pPr>
      <w:r w:rsidRPr="00B25F19">
        <w:rPr>
          <w:rFonts w:ascii="Times New Roman" w:eastAsia="ＭＳ 明朝" w:hAnsi="Times New Roman" w:hint="eastAsia"/>
          <w:sz w:val="41"/>
          <w:szCs w:val="42"/>
        </w:rPr>
        <w:t>学籍番号</w:t>
      </w:r>
      <w:r w:rsidRPr="00B25F19">
        <w:rPr>
          <w:rFonts w:ascii="Times New Roman" w:eastAsia="ＭＳ 明朝" w:hAnsi="Times New Roman" w:hint="eastAsia"/>
          <w:sz w:val="41"/>
          <w:szCs w:val="42"/>
        </w:rPr>
        <w:t xml:space="preserve"> </w:t>
      </w:r>
      <w:r w:rsidRPr="00B25F19">
        <w:rPr>
          <w:rFonts w:ascii="Times New Roman" w:eastAsia="ＭＳ 明朝" w:hAnsi="Times New Roman" w:cs="Times New Roman"/>
          <w:sz w:val="41"/>
          <w:szCs w:val="42"/>
        </w:rPr>
        <w:t>7318189</w:t>
      </w:r>
      <w:r w:rsidRPr="00B25F19">
        <w:rPr>
          <w:rFonts w:ascii="Times New Roman" w:eastAsia="ＭＳ 明朝" w:hAnsi="Times New Roman" w:cs="Times New Roman"/>
          <w:sz w:val="41"/>
          <w:szCs w:val="42"/>
        </w:rPr>
        <w:t xml:space="preserve">　</w:t>
      </w:r>
      <w:r w:rsidRPr="00B25F19">
        <w:rPr>
          <w:rFonts w:ascii="Times New Roman" w:eastAsia="ＭＳ 明朝" w:hAnsi="Times New Roman" w:hint="eastAsia"/>
          <w:sz w:val="41"/>
          <w:szCs w:val="42"/>
        </w:rPr>
        <w:t>氏名　吉村　英</w:t>
      </w:r>
    </w:p>
    <w:p w14:paraId="2DF063A5" w14:textId="0B196FF3" w:rsidR="001D1C28" w:rsidRPr="00B25F19" w:rsidRDefault="001D1C28" w:rsidP="001D1C28">
      <w:pPr>
        <w:widowControl/>
        <w:jc w:val="left"/>
        <w:rPr>
          <w:rFonts w:ascii="Times New Roman" w:eastAsia="ＭＳ 明朝" w:hAnsi="Times New Roman"/>
        </w:rPr>
      </w:pPr>
    </w:p>
    <w:p w14:paraId="0519C452" w14:textId="77777777" w:rsidR="00992052" w:rsidRPr="00B25F19" w:rsidRDefault="00992052" w:rsidP="001D1C28">
      <w:pPr>
        <w:widowControl/>
        <w:jc w:val="left"/>
        <w:rPr>
          <w:rFonts w:ascii="Times New Roman" w:eastAsia="ＭＳ 明朝" w:hAnsi="Times New Roman"/>
        </w:rPr>
      </w:pPr>
    </w:p>
    <w:p w14:paraId="6B327281" w14:textId="77777777" w:rsidR="001D1C28" w:rsidRPr="00B25F19" w:rsidRDefault="001D1C28" w:rsidP="001D1C28">
      <w:pPr>
        <w:rPr>
          <w:rFonts w:ascii="Times New Roman" w:eastAsia="ＭＳ 明朝" w:hAnsi="Times New Roman"/>
          <w:sz w:val="25"/>
          <w:szCs w:val="26"/>
        </w:rPr>
      </w:pPr>
      <w:r w:rsidRPr="00B25F19">
        <w:rPr>
          <w:rFonts w:ascii="Times New Roman" w:eastAsia="ＭＳ 明朝" w:hAnsi="Times New Roman" w:hint="eastAsia"/>
          <w:sz w:val="25"/>
          <w:szCs w:val="26"/>
        </w:rPr>
        <w:lastRenderedPageBreak/>
        <w:t>ブロックチェーンを用いた</w:t>
      </w:r>
      <w:r w:rsidRPr="00B25F19">
        <w:rPr>
          <w:rFonts w:ascii="Times New Roman" w:eastAsia="ＭＳ 明朝" w:hAnsi="Times New Roman" w:cs="Times New Roman"/>
          <w:sz w:val="25"/>
          <w:szCs w:val="26"/>
        </w:rPr>
        <w:t>P2P</w:t>
      </w:r>
      <w:r w:rsidRPr="00B25F19">
        <w:rPr>
          <w:rFonts w:ascii="Times New Roman" w:eastAsia="ＭＳ 明朝" w:hAnsi="Times New Roman" w:hint="eastAsia"/>
          <w:sz w:val="25"/>
          <w:szCs w:val="26"/>
        </w:rPr>
        <w:t>電力取引におけるインバランス精算の検討</w:t>
      </w:r>
    </w:p>
    <w:p w14:paraId="3837AC1A" w14:textId="0DA6C81D" w:rsidR="001D1C28" w:rsidRPr="00B25F19" w:rsidRDefault="001D1C28" w:rsidP="001D1C28">
      <w:pPr>
        <w:rPr>
          <w:rFonts w:ascii="Times New Roman" w:eastAsia="ＭＳ 明朝" w:hAnsi="Times New Roman"/>
          <w:sz w:val="25"/>
          <w:szCs w:val="26"/>
        </w:rPr>
      </w:pPr>
      <w:r w:rsidRPr="00B25F19">
        <w:rPr>
          <w:rFonts w:ascii="Times New Roman" w:eastAsia="ＭＳ 明朝" w:hAnsi="Times New Roman" w:cs="Times New Roman"/>
          <w:sz w:val="25"/>
          <w:szCs w:val="26"/>
        </w:rPr>
        <w:t>2022</w:t>
      </w:r>
      <w:r w:rsidRPr="00B25F19">
        <w:rPr>
          <w:rFonts w:ascii="Times New Roman" w:eastAsia="ＭＳ 明朝" w:hAnsi="Times New Roman" w:hint="eastAsia"/>
          <w:sz w:val="25"/>
          <w:szCs w:val="26"/>
        </w:rPr>
        <w:t>年</w:t>
      </w:r>
      <w:r w:rsidR="00FD3A33" w:rsidRPr="00B25F19">
        <w:rPr>
          <w:rFonts w:ascii="Times New Roman" w:eastAsia="ＭＳ 明朝" w:hAnsi="Times New Roman" w:cs="Times New Roman"/>
          <w:sz w:val="25"/>
          <w:szCs w:val="26"/>
        </w:rPr>
        <w:t>2</w:t>
      </w:r>
      <w:r w:rsidRPr="00B25F19">
        <w:rPr>
          <w:rFonts w:ascii="Times New Roman" w:eastAsia="ＭＳ 明朝" w:hAnsi="Times New Roman" w:hint="eastAsia"/>
          <w:sz w:val="25"/>
          <w:szCs w:val="26"/>
        </w:rPr>
        <w:t>月</w:t>
      </w:r>
      <w:r w:rsidR="00FD3A33" w:rsidRPr="00B25F19">
        <w:rPr>
          <w:rFonts w:ascii="Times New Roman" w:eastAsia="ＭＳ 明朝" w:hAnsi="Times New Roman" w:cs="Times New Roman"/>
          <w:sz w:val="25"/>
          <w:szCs w:val="26"/>
        </w:rPr>
        <w:t>4</w:t>
      </w:r>
      <w:r w:rsidRPr="00B25F19">
        <w:rPr>
          <w:rFonts w:ascii="Times New Roman" w:eastAsia="ＭＳ 明朝" w:hAnsi="Times New Roman" w:hint="eastAsia"/>
          <w:sz w:val="25"/>
          <w:szCs w:val="26"/>
        </w:rPr>
        <w:t>日　提出</w:t>
      </w:r>
    </w:p>
    <w:p w14:paraId="7C853ABF" w14:textId="5BFBF3F0" w:rsidR="0050582B" w:rsidRPr="00B25F19" w:rsidRDefault="0050582B" w:rsidP="0050582B">
      <w:pPr>
        <w:jc w:val="left"/>
        <w:rPr>
          <w:rFonts w:ascii="Times New Roman" w:eastAsia="ＭＳ 明朝" w:hAnsi="Times New Roman"/>
          <w:sz w:val="25"/>
          <w:szCs w:val="26"/>
        </w:rPr>
      </w:pPr>
      <w:r w:rsidRPr="00B25F19">
        <w:rPr>
          <w:rFonts w:ascii="Times New Roman" w:eastAsia="ＭＳ 明朝" w:hAnsi="Times New Roman" w:hint="eastAsia"/>
          <w:sz w:val="25"/>
          <w:szCs w:val="26"/>
        </w:rPr>
        <w:t>指導教員　近藤潤次准教授　小平大輔助</w:t>
      </w:r>
      <w:r w:rsidR="00202500" w:rsidRPr="00B25F19">
        <w:rPr>
          <w:rFonts w:ascii="Times New Roman" w:eastAsia="ＭＳ 明朝" w:hAnsi="Times New Roman" w:hint="eastAsia"/>
          <w:sz w:val="25"/>
          <w:szCs w:val="26"/>
        </w:rPr>
        <w:t>教</w:t>
      </w:r>
      <w:del w:id="1" w:author="hideto.9948@gmail.com" w:date="2022-02-02T20:02:00Z">
        <w:r w:rsidR="00202500" w:rsidRPr="00B25F19" w:rsidDel="00C73AFE">
          <w:rPr>
            <w:rFonts w:ascii="Times New Roman" w:eastAsia="ＭＳ 明朝" w:hAnsi="Times New Roman" w:hint="eastAsia"/>
            <w:sz w:val="25"/>
            <w:szCs w:val="26"/>
          </w:rPr>
          <w:delText>授</w:delText>
        </w:r>
      </w:del>
    </w:p>
    <w:p w14:paraId="0115F8B0" w14:textId="40526467" w:rsidR="001D1C28" w:rsidRPr="00B25F19" w:rsidRDefault="001D1C28">
      <w:pPr>
        <w:rPr>
          <w:rFonts w:ascii="Times New Roman" w:eastAsia="ＭＳ 明朝" w:hAnsi="Times New Roman"/>
          <w:sz w:val="25"/>
          <w:szCs w:val="26"/>
        </w:rPr>
      </w:pPr>
      <w:r w:rsidRPr="00B25F19">
        <w:rPr>
          <w:rFonts w:ascii="Times New Roman" w:eastAsia="ＭＳ 明朝" w:hAnsi="Times New Roman" w:hint="eastAsia"/>
          <w:sz w:val="25"/>
          <w:szCs w:val="26"/>
        </w:rPr>
        <w:t>提出者　学籍番号</w:t>
      </w:r>
      <w:r w:rsidRPr="00B25F19">
        <w:rPr>
          <w:rFonts w:ascii="Times New Roman" w:eastAsia="ＭＳ 明朝" w:hAnsi="Times New Roman" w:hint="eastAsia"/>
          <w:sz w:val="25"/>
          <w:szCs w:val="26"/>
        </w:rPr>
        <w:t xml:space="preserve"> </w:t>
      </w:r>
      <w:r w:rsidRPr="00B25F19">
        <w:rPr>
          <w:rFonts w:ascii="Times New Roman" w:eastAsia="ＭＳ 明朝" w:hAnsi="Times New Roman" w:cs="Times New Roman"/>
          <w:sz w:val="25"/>
          <w:szCs w:val="26"/>
        </w:rPr>
        <w:t>7318189</w:t>
      </w:r>
      <w:r w:rsidRPr="00B25F19">
        <w:rPr>
          <w:rFonts w:ascii="Times New Roman" w:eastAsia="ＭＳ 明朝" w:hAnsi="Times New Roman" w:cs="Times New Roman"/>
          <w:sz w:val="25"/>
          <w:szCs w:val="26"/>
        </w:rPr>
        <w:t xml:space="preserve">　</w:t>
      </w:r>
      <w:r w:rsidRPr="00B25F19">
        <w:rPr>
          <w:rFonts w:ascii="Times New Roman" w:eastAsia="ＭＳ 明朝" w:hAnsi="Times New Roman" w:hint="eastAsia"/>
          <w:sz w:val="25"/>
          <w:szCs w:val="26"/>
        </w:rPr>
        <w:t>氏名　吉村　英</w:t>
      </w:r>
    </w:p>
    <w:p w14:paraId="33E2A055" w14:textId="49904191" w:rsidR="001D1C28" w:rsidRDefault="001D1C28">
      <w:pPr>
        <w:rPr>
          <w:rFonts w:ascii="Times New Roman" w:eastAsia="ＭＳ 明朝" w:hAnsi="Times New Roman"/>
        </w:rPr>
      </w:pPr>
    </w:p>
    <w:p w14:paraId="3E3044B2" w14:textId="5CC84584" w:rsidR="00E25CCE" w:rsidRDefault="00E25CCE">
      <w:pPr>
        <w:rPr>
          <w:rFonts w:ascii="Times New Roman" w:eastAsia="ＭＳ 明朝" w:hAnsi="Times New Roman"/>
        </w:rPr>
      </w:pPr>
    </w:p>
    <w:p w14:paraId="0A1FC587" w14:textId="77777777" w:rsidR="00E25CCE" w:rsidRPr="00B25F19" w:rsidRDefault="00E25CCE">
      <w:pPr>
        <w:rPr>
          <w:rFonts w:ascii="Times New Roman" w:eastAsia="ＭＳ 明朝" w:hAnsi="Times New Roman"/>
        </w:rPr>
      </w:pPr>
    </w:p>
    <w:p w14:paraId="2860B537" w14:textId="62F55EDC" w:rsidR="001D1C28" w:rsidRPr="00B25F19" w:rsidRDefault="001D1C28" w:rsidP="00E25CCE">
      <w:pPr>
        <w:jc w:val="center"/>
        <w:rPr>
          <w:rFonts w:ascii="Times New Roman" w:eastAsia="ＭＳ 明朝" w:hAnsi="Times New Roman" w:cs="Times New Roman"/>
          <w:b/>
          <w:bCs/>
          <w:sz w:val="25"/>
          <w:szCs w:val="26"/>
        </w:rPr>
      </w:pPr>
      <w:r w:rsidRPr="00B25F19">
        <w:rPr>
          <w:rFonts w:ascii="Times New Roman" w:eastAsia="ＭＳ 明朝" w:hAnsi="Times New Roman" w:cs="Times New Roman"/>
          <w:b/>
          <w:bCs/>
          <w:sz w:val="25"/>
          <w:szCs w:val="26"/>
        </w:rPr>
        <w:t>Abstract</w:t>
      </w:r>
    </w:p>
    <w:p w14:paraId="69A6CA92" w14:textId="77777777" w:rsidR="00E25CCE" w:rsidRPr="00E25CCE" w:rsidRDefault="00E25CCE" w:rsidP="00E25CCE">
      <w:pPr>
        <w:ind w:firstLineChars="50" w:firstLine="105"/>
        <w:rPr>
          <w:rFonts w:ascii="Times New Roman" w:eastAsia="ＭＳ 明朝" w:hAnsi="Times New Roman"/>
        </w:rPr>
      </w:pPr>
      <w:r w:rsidRPr="00E25CCE">
        <w:rPr>
          <w:rFonts w:ascii="Times New Roman" w:eastAsia="ＭＳ 明朝" w:hAnsi="Times New Roman"/>
        </w:rPr>
        <w:t>The number of residential power generation facilities where the purchase period of the feed-in tariff system for solar power electricity, which began in 2011, will expire will occur from around November 2019, and there will be a large number of facilities known as "graduated FIT". It is said that the number will reach about 1.65 million by 2023. The only options left for these "graduates of FIT" are to have the power company purchase their electricity at a lower price, to consume it on their own, or to pretend that they did not generate electricity due to output control. In this context, it is said that "graduate FITs" can realize more efficient power trading by participating in the "P2P power trading network using blockchain," which has attracted attention in recent years and has been cited as a new possibility. However, since PV systems are dependent on weather conditions and other factors, the occurrence of imbalance settlements cannot be ignored. In this study, we estimate the fees consumed by imbalance settlements and examine how much imbalance should be allowed, taking into account the load on the network.</w:t>
      </w:r>
    </w:p>
    <w:p w14:paraId="69E697B3" w14:textId="4E569EDE" w:rsidR="001D1C28" w:rsidRPr="00B25F19" w:rsidRDefault="001D1C28">
      <w:pPr>
        <w:rPr>
          <w:rFonts w:ascii="Times New Roman" w:eastAsia="ＭＳ 明朝" w:hAnsi="Times New Roman"/>
        </w:rPr>
      </w:pPr>
    </w:p>
    <w:p w14:paraId="6C19999D" w14:textId="2D271C9D" w:rsidR="001D1C28" w:rsidRPr="00B25F19" w:rsidRDefault="001D1C28">
      <w:pPr>
        <w:rPr>
          <w:rFonts w:ascii="Times New Roman" w:eastAsia="ＭＳ 明朝" w:hAnsi="Times New Roman"/>
        </w:rPr>
      </w:pPr>
    </w:p>
    <w:p w14:paraId="7BC33402" w14:textId="1A75C7A4" w:rsidR="001D1C28" w:rsidRPr="00B25F19" w:rsidRDefault="001D1C28" w:rsidP="003866B6">
      <w:pPr>
        <w:jc w:val="center"/>
        <w:rPr>
          <w:rFonts w:ascii="Times New Roman" w:eastAsia="ＭＳ 明朝" w:hAnsi="Times New Roman"/>
          <w:b/>
          <w:bCs/>
          <w:sz w:val="25"/>
          <w:szCs w:val="26"/>
        </w:rPr>
      </w:pPr>
      <w:r w:rsidRPr="00B25F19">
        <w:rPr>
          <w:rFonts w:ascii="Times New Roman" w:eastAsia="ＭＳ 明朝" w:hAnsi="Times New Roman" w:hint="eastAsia"/>
          <w:b/>
          <w:bCs/>
          <w:sz w:val="25"/>
          <w:szCs w:val="26"/>
        </w:rPr>
        <w:t>内容</w:t>
      </w:r>
      <w:r w:rsidR="003E37AB" w:rsidRPr="00B25F19">
        <w:rPr>
          <w:rFonts w:ascii="Times New Roman" w:eastAsia="ＭＳ 明朝" w:hAnsi="Times New Roman" w:hint="eastAsia"/>
          <w:b/>
          <w:bCs/>
          <w:sz w:val="25"/>
          <w:szCs w:val="26"/>
        </w:rPr>
        <w:t>梗概</w:t>
      </w:r>
    </w:p>
    <w:p w14:paraId="3378AA55" w14:textId="75E45019" w:rsidR="003E37AB" w:rsidRPr="00B25F19" w:rsidRDefault="00BC3C73">
      <w:pPr>
        <w:rPr>
          <w:rFonts w:ascii="Times New Roman" w:eastAsia="ＭＳ 明朝" w:hAnsi="Times New Roman"/>
        </w:rPr>
      </w:pPr>
      <w:r w:rsidRPr="00B25F19">
        <w:rPr>
          <w:rFonts w:ascii="Times New Roman" w:eastAsia="ＭＳ 明朝" w:hAnsi="Times New Roman" w:hint="eastAsia"/>
        </w:rPr>
        <w:t xml:space="preserve">　</w:t>
      </w:r>
      <w:r w:rsidRPr="00B25F19">
        <w:rPr>
          <w:rFonts w:ascii="Times New Roman" w:eastAsia="ＭＳ 明朝" w:hAnsi="Times New Roman" w:cs="Times New Roman"/>
        </w:rPr>
        <w:t>2011</w:t>
      </w:r>
      <w:r w:rsidRPr="00B25F19">
        <w:rPr>
          <w:rFonts w:ascii="Times New Roman" w:eastAsia="ＭＳ 明朝" w:hAnsi="Times New Roman" w:hint="eastAsia"/>
        </w:rPr>
        <w:t>年から始まった太陽光発電電力の固定価格買取制度の買取期間が満了する住宅用発電設備が</w:t>
      </w:r>
      <w:r w:rsidRPr="00B25F19">
        <w:rPr>
          <w:rFonts w:ascii="Times New Roman" w:eastAsia="ＭＳ 明朝" w:hAnsi="Times New Roman" w:cs="Times New Roman"/>
        </w:rPr>
        <w:t>2019</w:t>
      </w:r>
      <w:r w:rsidRPr="00B25F19">
        <w:rPr>
          <w:rFonts w:ascii="Times New Roman" w:eastAsia="ＭＳ 明朝" w:hAnsi="Times New Roman" w:hint="eastAsia"/>
        </w:rPr>
        <w:t>年</w:t>
      </w:r>
      <w:r w:rsidRPr="00B25F19">
        <w:rPr>
          <w:rFonts w:ascii="Times New Roman" w:eastAsia="ＭＳ 明朝" w:hAnsi="Times New Roman" w:cs="Times New Roman"/>
        </w:rPr>
        <w:t>11</w:t>
      </w:r>
      <w:r w:rsidRPr="00B25F19">
        <w:rPr>
          <w:rFonts w:ascii="Times New Roman" w:eastAsia="ＭＳ 明朝" w:hAnsi="Times New Roman" w:hint="eastAsia"/>
        </w:rPr>
        <w:t>月頃から発生し、「卒</w:t>
      </w:r>
      <w:r w:rsidRPr="00B25F19">
        <w:rPr>
          <w:rFonts w:ascii="Times New Roman" w:eastAsia="ＭＳ 明朝" w:hAnsi="Times New Roman" w:cs="Times New Roman"/>
        </w:rPr>
        <w:t>FIT</w:t>
      </w:r>
      <w:r w:rsidRPr="00B25F19">
        <w:rPr>
          <w:rFonts w:ascii="Times New Roman" w:eastAsia="ＭＳ 明朝" w:hAnsi="Times New Roman" w:hint="eastAsia"/>
        </w:rPr>
        <w:t>」と</w:t>
      </w:r>
      <w:r w:rsidR="00AA5383" w:rsidRPr="00B25F19">
        <w:rPr>
          <w:rFonts w:ascii="Times New Roman" w:eastAsia="ＭＳ 明朝" w:hAnsi="Times New Roman" w:hint="eastAsia"/>
        </w:rPr>
        <w:t>呼ばれる設備が多発している。その数は</w:t>
      </w:r>
      <w:r w:rsidR="00AA5383" w:rsidRPr="00B25F19">
        <w:rPr>
          <w:rFonts w:ascii="Times New Roman" w:eastAsia="ＭＳ 明朝" w:hAnsi="Times New Roman" w:cs="Times New Roman"/>
        </w:rPr>
        <w:t>2023</w:t>
      </w:r>
      <w:r w:rsidR="00AA5383" w:rsidRPr="00B25F19">
        <w:rPr>
          <w:rFonts w:ascii="Times New Roman" w:eastAsia="ＭＳ 明朝" w:hAnsi="Times New Roman" w:hint="eastAsia"/>
        </w:rPr>
        <w:t>年までに約</w:t>
      </w:r>
      <w:r w:rsidR="00AA5383" w:rsidRPr="00B25F19">
        <w:rPr>
          <w:rFonts w:ascii="Times New Roman" w:eastAsia="ＭＳ 明朝" w:hAnsi="Times New Roman" w:cs="Times New Roman"/>
        </w:rPr>
        <w:t>165</w:t>
      </w:r>
      <w:r w:rsidR="00AA5383" w:rsidRPr="00B25F19">
        <w:rPr>
          <w:rFonts w:ascii="Times New Roman" w:eastAsia="ＭＳ 明朝" w:hAnsi="Times New Roman" w:hint="eastAsia"/>
        </w:rPr>
        <w:t>万件に達するといわれている。</w:t>
      </w:r>
      <w:r w:rsidR="003866B6" w:rsidRPr="00B25F19">
        <w:rPr>
          <w:rFonts w:ascii="Times New Roman" w:eastAsia="ＭＳ 明朝" w:hAnsi="Times New Roman" w:hint="eastAsia"/>
        </w:rPr>
        <w:t>「卒</w:t>
      </w:r>
      <w:r w:rsidR="003866B6" w:rsidRPr="00B25F19">
        <w:rPr>
          <w:rFonts w:ascii="Times New Roman" w:eastAsia="ＭＳ 明朝" w:hAnsi="Times New Roman" w:cs="Times New Roman"/>
        </w:rPr>
        <w:t>FIT</w:t>
      </w:r>
      <w:r w:rsidR="003866B6" w:rsidRPr="00B25F19">
        <w:rPr>
          <w:rFonts w:ascii="Times New Roman" w:eastAsia="ＭＳ 明朝" w:hAnsi="Times New Roman" w:hint="eastAsia"/>
        </w:rPr>
        <w:t>」に残された道は、「低価格で電力会社に買取してもらう」、または「自家消費」、あるいは「出力制御されて発電しなかったことにする」である。そんな中、近年注目を集め、</w:t>
      </w:r>
      <w:r w:rsidR="00AA5383" w:rsidRPr="00B25F19">
        <w:rPr>
          <w:rFonts w:ascii="Times New Roman" w:eastAsia="ＭＳ 明朝" w:hAnsi="Times New Roman" w:hint="eastAsia"/>
        </w:rPr>
        <w:t>新たな可能性として挙げられている、「ブロックチェーンを用いた</w:t>
      </w:r>
      <w:r w:rsidR="00AA5383" w:rsidRPr="00B25F19">
        <w:rPr>
          <w:rFonts w:ascii="Times New Roman" w:eastAsia="ＭＳ 明朝" w:hAnsi="Times New Roman" w:hint="eastAsia"/>
        </w:rPr>
        <w:t>P2P</w:t>
      </w:r>
      <w:r w:rsidR="00AA5383" w:rsidRPr="00B25F19">
        <w:rPr>
          <w:rFonts w:ascii="Times New Roman" w:eastAsia="ＭＳ 明朝" w:hAnsi="Times New Roman" w:hint="eastAsia"/>
        </w:rPr>
        <w:t>電力取引ネットワーク」</w:t>
      </w:r>
      <w:r w:rsidR="003D2255" w:rsidRPr="00B25F19">
        <w:rPr>
          <w:rFonts w:ascii="Times New Roman" w:eastAsia="ＭＳ 明朝" w:hAnsi="Times New Roman" w:hint="eastAsia"/>
        </w:rPr>
        <w:t>に参加することで、</w:t>
      </w:r>
      <w:r w:rsidR="003866B6" w:rsidRPr="00B25F19">
        <w:rPr>
          <w:rFonts w:ascii="Times New Roman" w:eastAsia="ＭＳ 明朝" w:hAnsi="Times New Roman" w:hint="eastAsia"/>
        </w:rPr>
        <w:t>「卒</w:t>
      </w:r>
      <w:r w:rsidR="003866B6" w:rsidRPr="00B25F19">
        <w:rPr>
          <w:rFonts w:ascii="Times New Roman" w:eastAsia="ＭＳ 明朝" w:hAnsi="Times New Roman" w:cs="Times New Roman"/>
        </w:rPr>
        <w:t>FIT</w:t>
      </w:r>
      <w:r w:rsidR="003866B6" w:rsidRPr="00B25F19">
        <w:rPr>
          <w:rFonts w:ascii="Times New Roman" w:eastAsia="ＭＳ 明朝" w:hAnsi="Times New Roman" w:hint="eastAsia"/>
        </w:rPr>
        <w:t>」は</w:t>
      </w:r>
      <w:r w:rsidR="003D2255" w:rsidRPr="00B25F19">
        <w:rPr>
          <w:rFonts w:ascii="Times New Roman" w:eastAsia="ＭＳ 明朝" w:hAnsi="Times New Roman" w:hint="eastAsia"/>
        </w:rPr>
        <w:t>より効率的に電力売買を実現できるといわれている。しかしながら、太陽光発電システムは気象条件等に依存するため、インバランス精算の発生を</w:t>
      </w:r>
      <w:r w:rsidR="003866B6" w:rsidRPr="00B25F19">
        <w:rPr>
          <w:rFonts w:ascii="Times New Roman" w:eastAsia="ＭＳ 明朝" w:hAnsi="Times New Roman" w:hint="eastAsia"/>
        </w:rPr>
        <w:t>決して</w:t>
      </w:r>
      <w:r w:rsidR="003D2255" w:rsidRPr="00B25F19">
        <w:rPr>
          <w:rFonts w:ascii="Times New Roman" w:eastAsia="ＭＳ 明朝" w:hAnsi="Times New Roman" w:hint="eastAsia"/>
        </w:rPr>
        <w:t>無視することはできない。本研究では、インバランス精算で消費される手数料を推定し、</w:t>
      </w:r>
      <w:r w:rsidR="003866B6" w:rsidRPr="00B25F19">
        <w:rPr>
          <w:rFonts w:ascii="Times New Roman" w:eastAsia="ＭＳ 明朝" w:hAnsi="Times New Roman" w:hint="eastAsia"/>
        </w:rPr>
        <w:t>ネットワークの負荷を考慮し</w:t>
      </w:r>
      <w:r w:rsidR="00162DE7" w:rsidRPr="00B25F19">
        <w:rPr>
          <w:rFonts w:ascii="Times New Roman" w:eastAsia="ＭＳ 明朝" w:hAnsi="Times New Roman" w:hint="eastAsia"/>
        </w:rPr>
        <w:t>た上で</w:t>
      </w:r>
      <w:r w:rsidR="003866B6" w:rsidRPr="00B25F19">
        <w:rPr>
          <w:rFonts w:ascii="Times New Roman" w:eastAsia="ＭＳ 明朝" w:hAnsi="Times New Roman" w:hint="eastAsia"/>
        </w:rPr>
        <w:t>、</w:t>
      </w:r>
      <w:r w:rsidR="003D2255" w:rsidRPr="00B25F19">
        <w:rPr>
          <w:rFonts w:ascii="Times New Roman" w:eastAsia="ＭＳ 明朝" w:hAnsi="Times New Roman" w:hint="eastAsia"/>
        </w:rPr>
        <w:t>インバランスをどれくらい許容すべきなのかを検討する。</w:t>
      </w:r>
    </w:p>
    <w:p w14:paraId="68B7C8DF" w14:textId="77777777" w:rsidR="00992052" w:rsidRPr="00B25F19" w:rsidRDefault="00992052" w:rsidP="00992052">
      <w:pPr>
        <w:widowControl/>
        <w:rPr>
          <w:rFonts w:ascii="Times New Roman" w:eastAsia="ＭＳ 明朝" w:hAnsi="Times New Roman"/>
        </w:rPr>
      </w:pPr>
    </w:p>
    <w:p w14:paraId="7A302009" w14:textId="77777777" w:rsidR="00992052" w:rsidRPr="00B25F19" w:rsidRDefault="00992052" w:rsidP="00992052">
      <w:pPr>
        <w:widowControl/>
        <w:rPr>
          <w:rFonts w:ascii="Times New Roman" w:eastAsia="ＭＳ 明朝" w:hAnsi="Times New Roman"/>
        </w:rPr>
      </w:pPr>
    </w:p>
    <w:p w14:paraId="651A258C" w14:textId="77777777" w:rsidR="00E25CCE" w:rsidRPr="00B25F19" w:rsidRDefault="00E25CCE" w:rsidP="00992052">
      <w:pPr>
        <w:widowControl/>
        <w:rPr>
          <w:rFonts w:ascii="Times New Roman" w:eastAsia="ＭＳ 明朝" w:hAnsi="Times New Roman"/>
        </w:rPr>
      </w:pPr>
    </w:p>
    <w:p w14:paraId="24D7C1AF" w14:textId="21F3FC91" w:rsidR="003E37AB" w:rsidRPr="00B25F19" w:rsidRDefault="003E37AB">
      <w:pPr>
        <w:rPr>
          <w:rFonts w:ascii="Times New Roman" w:eastAsia="ＭＳ 明朝" w:hAnsi="Times New Roman"/>
          <w:b/>
          <w:bCs/>
          <w:sz w:val="41"/>
          <w:szCs w:val="42"/>
        </w:rPr>
      </w:pPr>
      <w:r w:rsidRPr="00B25F19">
        <w:rPr>
          <w:rFonts w:ascii="Times New Roman" w:eastAsia="ＭＳ 明朝" w:hAnsi="Times New Roman" w:hint="eastAsia"/>
          <w:b/>
          <w:bCs/>
          <w:sz w:val="41"/>
          <w:szCs w:val="42"/>
        </w:rPr>
        <w:lastRenderedPageBreak/>
        <w:t>目次</w:t>
      </w:r>
    </w:p>
    <w:p w14:paraId="63C69738" w14:textId="13C97B35" w:rsidR="003E37AB" w:rsidRPr="00B25F19" w:rsidRDefault="003E37AB" w:rsidP="006D1C16">
      <w:pPr>
        <w:pStyle w:val="a3"/>
        <w:numPr>
          <w:ilvl w:val="0"/>
          <w:numId w:val="2"/>
        </w:numPr>
        <w:tabs>
          <w:tab w:val="right" w:leader="dot" w:pos="8400"/>
        </w:tabs>
        <w:ind w:leftChars="0" w:left="839" w:hanging="839"/>
        <w:rPr>
          <w:rFonts w:ascii="Times New Roman" w:eastAsia="ＭＳ 明朝" w:hAnsi="Times New Roman"/>
        </w:rPr>
      </w:pPr>
      <w:r w:rsidRPr="00B25F19">
        <w:rPr>
          <w:rFonts w:ascii="Times New Roman" w:eastAsia="ＭＳ 明朝" w:hAnsi="Times New Roman" w:hint="eastAsia"/>
        </w:rPr>
        <w:t>序論</w:t>
      </w:r>
      <w:r w:rsidR="009341FE" w:rsidRPr="00B25F19">
        <w:rPr>
          <w:rFonts w:ascii="Times New Roman" w:eastAsia="ＭＳ 明朝" w:hAnsi="Times New Roman"/>
        </w:rPr>
        <w:tab/>
      </w:r>
      <w:r w:rsidR="009341FE" w:rsidRPr="00B25F19">
        <w:rPr>
          <w:rFonts w:ascii="Times New Roman" w:eastAsia="ＭＳ 明朝" w:hAnsi="Times New Roman" w:cs="Times New Roman"/>
        </w:rPr>
        <w:t>1</w:t>
      </w:r>
    </w:p>
    <w:p w14:paraId="697FC11F" w14:textId="1F94C959" w:rsidR="003E37AB" w:rsidRPr="00B25F19" w:rsidRDefault="003E37AB" w:rsidP="006D1C16">
      <w:pPr>
        <w:pStyle w:val="a3"/>
        <w:numPr>
          <w:ilvl w:val="1"/>
          <w:numId w:val="4"/>
        </w:numPr>
        <w:tabs>
          <w:tab w:val="right" w:leader="dot" w:pos="8400"/>
        </w:tabs>
        <w:ind w:leftChars="0"/>
        <w:rPr>
          <w:rFonts w:ascii="Times New Roman" w:eastAsia="ＭＳ 明朝" w:hAnsi="Times New Roman"/>
        </w:rPr>
      </w:pPr>
      <w:r w:rsidRPr="00B25F19">
        <w:rPr>
          <w:rFonts w:ascii="Times New Roman" w:eastAsia="ＭＳ 明朝" w:hAnsi="Times New Roman" w:hint="eastAsia"/>
        </w:rPr>
        <w:t>研究背景</w:t>
      </w:r>
      <w:r w:rsidR="009341FE" w:rsidRPr="00B25F19">
        <w:rPr>
          <w:rFonts w:ascii="Times New Roman" w:eastAsia="ＭＳ 明朝" w:hAnsi="Times New Roman"/>
        </w:rPr>
        <w:tab/>
      </w:r>
      <w:r w:rsidR="009341FE" w:rsidRPr="00B25F19">
        <w:rPr>
          <w:rFonts w:ascii="Times New Roman" w:eastAsia="ＭＳ 明朝" w:hAnsi="Times New Roman" w:cs="Times New Roman"/>
        </w:rPr>
        <w:t>1</w:t>
      </w:r>
    </w:p>
    <w:p w14:paraId="454DE98E" w14:textId="22975AEE" w:rsidR="003E37AB" w:rsidRPr="00B25F19" w:rsidRDefault="003E37AB" w:rsidP="006E5671">
      <w:pPr>
        <w:pStyle w:val="a3"/>
        <w:numPr>
          <w:ilvl w:val="1"/>
          <w:numId w:val="4"/>
        </w:numPr>
        <w:tabs>
          <w:tab w:val="right" w:leader="dot" w:pos="8400"/>
        </w:tabs>
        <w:ind w:leftChars="0"/>
        <w:rPr>
          <w:rFonts w:ascii="Times New Roman" w:eastAsia="ＭＳ 明朝" w:hAnsi="Times New Roman"/>
        </w:rPr>
      </w:pPr>
      <w:r w:rsidRPr="00B25F19">
        <w:rPr>
          <w:rFonts w:ascii="Times New Roman" w:eastAsia="ＭＳ 明朝" w:hAnsi="Times New Roman" w:hint="eastAsia"/>
        </w:rPr>
        <w:t>再生可能エネルギーの普及促進策</w:t>
      </w:r>
      <w:r w:rsidR="009341FE" w:rsidRPr="00B25F19">
        <w:rPr>
          <w:rFonts w:ascii="Times New Roman" w:eastAsia="ＭＳ 明朝" w:hAnsi="Times New Roman"/>
        </w:rPr>
        <w:tab/>
      </w:r>
      <w:r w:rsidR="009341FE" w:rsidRPr="00B25F19">
        <w:rPr>
          <w:rFonts w:ascii="Times New Roman" w:eastAsia="ＭＳ 明朝" w:hAnsi="Times New Roman" w:cs="Times New Roman"/>
        </w:rPr>
        <w:t>1</w:t>
      </w:r>
    </w:p>
    <w:p w14:paraId="055BFA54" w14:textId="57757DDF" w:rsidR="003E37AB" w:rsidRPr="00B25F19" w:rsidRDefault="003E37AB" w:rsidP="006D1C16">
      <w:pPr>
        <w:pStyle w:val="a3"/>
        <w:numPr>
          <w:ilvl w:val="2"/>
          <w:numId w:val="4"/>
        </w:numPr>
        <w:tabs>
          <w:tab w:val="right" w:leader="dot" w:pos="8400"/>
        </w:tabs>
        <w:ind w:leftChars="0"/>
        <w:rPr>
          <w:rFonts w:ascii="Times New Roman" w:eastAsia="ＭＳ 明朝" w:hAnsi="Times New Roman"/>
        </w:rPr>
      </w:pPr>
      <w:r w:rsidRPr="00B25F19">
        <w:rPr>
          <w:rFonts w:ascii="Times New Roman" w:eastAsia="ＭＳ 明朝" w:hAnsi="Times New Roman" w:hint="eastAsia"/>
        </w:rPr>
        <w:t>電力自由化</w:t>
      </w:r>
      <w:r w:rsidR="009341FE" w:rsidRPr="00B25F19">
        <w:rPr>
          <w:rFonts w:ascii="Times New Roman" w:eastAsia="ＭＳ 明朝" w:hAnsi="Times New Roman"/>
        </w:rPr>
        <w:tab/>
      </w:r>
      <w:r w:rsidR="009341FE" w:rsidRPr="00B25F19">
        <w:rPr>
          <w:rFonts w:ascii="Times New Roman" w:eastAsia="ＭＳ 明朝" w:hAnsi="Times New Roman" w:cs="Times New Roman"/>
        </w:rPr>
        <w:t>1</w:t>
      </w:r>
    </w:p>
    <w:p w14:paraId="29F3D802" w14:textId="2D6853EC" w:rsidR="006E5671" w:rsidRPr="00B25F19" w:rsidRDefault="003E37AB" w:rsidP="006D1C16">
      <w:pPr>
        <w:pStyle w:val="a3"/>
        <w:numPr>
          <w:ilvl w:val="2"/>
          <w:numId w:val="4"/>
        </w:numPr>
        <w:tabs>
          <w:tab w:val="right" w:leader="dot" w:pos="8400"/>
        </w:tabs>
        <w:ind w:leftChars="0"/>
        <w:rPr>
          <w:rFonts w:ascii="Times New Roman" w:eastAsia="ＭＳ 明朝" w:hAnsi="Times New Roman"/>
        </w:rPr>
      </w:pPr>
      <w:r w:rsidRPr="00B25F19">
        <w:rPr>
          <w:rFonts w:ascii="Times New Roman" w:eastAsia="ＭＳ 明朝" w:hAnsi="Times New Roman" w:hint="eastAsia"/>
        </w:rPr>
        <w:t>固定価格買取制度</w:t>
      </w:r>
      <w:r w:rsidR="001B3E3A" w:rsidRPr="00B25F19">
        <w:rPr>
          <w:rFonts w:ascii="Times New Roman" w:eastAsia="ＭＳ 明朝" w:hAnsi="Times New Roman"/>
        </w:rPr>
        <w:tab/>
      </w:r>
      <w:r w:rsidR="001B3E3A" w:rsidRPr="00B25F19">
        <w:rPr>
          <w:rFonts w:ascii="Times New Roman" w:eastAsia="ＭＳ 明朝" w:hAnsi="Times New Roman" w:cs="Times New Roman"/>
        </w:rPr>
        <w:t>1</w:t>
      </w:r>
    </w:p>
    <w:p w14:paraId="546BBA46" w14:textId="51E5FF7F" w:rsidR="003E37AB" w:rsidRPr="00B25F19" w:rsidRDefault="006E5671" w:rsidP="006E5671">
      <w:pPr>
        <w:pStyle w:val="a3"/>
        <w:numPr>
          <w:ilvl w:val="1"/>
          <w:numId w:val="4"/>
        </w:numPr>
        <w:tabs>
          <w:tab w:val="right" w:leader="dot" w:pos="8400"/>
        </w:tabs>
        <w:ind w:leftChars="0"/>
        <w:rPr>
          <w:rFonts w:ascii="Times New Roman" w:eastAsia="ＭＳ 明朝" w:hAnsi="Times New Roman"/>
        </w:rPr>
      </w:pPr>
      <w:r w:rsidRPr="00B25F19">
        <w:rPr>
          <w:rFonts w:ascii="Times New Roman" w:eastAsia="ＭＳ 明朝" w:hAnsi="Times New Roman" w:hint="eastAsia"/>
        </w:rPr>
        <w:t>インバランス</w:t>
      </w:r>
      <w:r w:rsidR="00692F55" w:rsidRPr="00B25F19">
        <w:rPr>
          <w:rFonts w:ascii="Times New Roman" w:eastAsia="ＭＳ 明朝" w:hAnsi="Times New Roman" w:hint="eastAsia"/>
        </w:rPr>
        <w:t>制度</w:t>
      </w:r>
      <w:r w:rsidR="009341FE" w:rsidRPr="00B25F19">
        <w:rPr>
          <w:rFonts w:ascii="Times New Roman" w:eastAsia="ＭＳ 明朝" w:hAnsi="Times New Roman"/>
        </w:rPr>
        <w:tab/>
      </w:r>
      <w:r w:rsidR="00F2634E" w:rsidRPr="00B25F19">
        <w:rPr>
          <w:rFonts w:ascii="Times New Roman" w:eastAsia="ＭＳ 明朝" w:hAnsi="Times New Roman" w:cs="Times New Roman"/>
        </w:rPr>
        <w:t>3</w:t>
      </w:r>
    </w:p>
    <w:p w14:paraId="0A71EB14" w14:textId="4259931A" w:rsidR="003E37AB" w:rsidRPr="00B25F19" w:rsidRDefault="003E37AB" w:rsidP="006D1C16">
      <w:pPr>
        <w:pStyle w:val="a3"/>
        <w:numPr>
          <w:ilvl w:val="1"/>
          <w:numId w:val="4"/>
        </w:numPr>
        <w:tabs>
          <w:tab w:val="right" w:leader="dot" w:pos="8400"/>
        </w:tabs>
        <w:ind w:leftChars="0"/>
        <w:rPr>
          <w:rFonts w:ascii="Times New Roman" w:eastAsia="ＭＳ 明朝" w:hAnsi="Times New Roman"/>
        </w:rPr>
      </w:pPr>
      <w:r w:rsidRPr="00B25F19">
        <w:rPr>
          <w:rFonts w:ascii="Times New Roman" w:eastAsia="ＭＳ 明朝" w:hAnsi="Times New Roman" w:hint="eastAsia"/>
        </w:rPr>
        <w:t>現在の電力取引と問題点</w:t>
      </w:r>
      <w:r w:rsidR="009341FE" w:rsidRPr="00B25F19">
        <w:rPr>
          <w:rFonts w:ascii="Times New Roman" w:eastAsia="ＭＳ 明朝" w:hAnsi="Times New Roman"/>
        </w:rPr>
        <w:tab/>
      </w:r>
      <w:r w:rsidR="00F2634E" w:rsidRPr="00B25F19">
        <w:rPr>
          <w:rFonts w:ascii="Times New Roman" w:eastAsia="ＭＳ 明朝" w:hAnsi="Times New Roman" w:cs="Times New Roman"/>
        </w:rPr>
        <w:t>5</w:t>
      </w:r>
    </w:p>
    <w:p w14:paraId="4E434805" w14:textId="7EFABA2F" w:rsidR="003E37AB" w:rsidRPr="00B25F19" w:rsidRDefault="003E37AB" w:rsidP="006D1C16">
      <w:pPr>
        <w:pStyle w:val="a3"/>
        <w:numPr>
          <w:ilvl w:val="1"/>
          <w:numId w:val="4"/>
        </w:numPr>
        <w:tabs>
          <w:tab w:val="right" w:leader="dot" w:pos="8400"/>
        </w:tabs>
        <w:ind w:leftChars="0"/>
        <w:rPr>
          <w:rFonts w:ascii="Times New Roman" w:eastAsia="ＭＳ 明朝" w:hAnsi="Times New Roman" w:cs="Times New Roman"/>
        </w:rPr>
      </w:pPr>
      <w:r w:rsidRPr="00B25F19">
        <w:rPr>
          <w:rFonts w:ascii="Times New Roman" w:eastAsia="ＭＳ 明朝" w:hAnsi="Times New Roman" w:hint="eastAsia"/>
        </w:rPr>
        <w:t>研究目的</w:t>
      </w:r>
      <w:r w:rsidR="009341FE" w:rsidRPr="00B25F19">
        <w:rPr>
          <w:rFonts w:ascii="Times New Roman" w:eastAsia="ＭＳ 明朝" w:hAnsi="Times New Roman"/>
        </w:rPr>
        <w:tab/>
      </w:r>
      <w:r w:rsidR="00F2634E" w:rsidRPr="00B25F19">
        <w:rPr>
          <w:rFonts w:ascii="Times New Roman" w:eastAsia="ＭＳ 明朝" w:hAnsi="Times New Roman" w:cs="Times New Roman"/>
        </w:rPr>
        <w:t>6</w:t>
      </w:r>
    </w:p>
    <w:p w14:paraId="36918B78" w14:textId="6ACE378F" w:rsidR="003E37AB" w:rsidRPr="00B25F19" w:rsidRDefault="003E37AB" w:rsidP="006D1C16">
      <w:pPr>
        <w:pStyle w:val="a3"/>
        <w:numPr>
          <w:ilvl w:val="0"/>
          <w:numId w:val="2"/>
        </w:numPr>
        <w:tabs>
          <w:tab w:val="right" w:leader="dot" w:pos="8400"/>
        </w:tabs>
        <w:ind w:leftChars="0"/>
        <w:rPr>
          <w:rFonts w:ascii="Times New Roman" w:eastAsia="ＭＳ 明朝" w:hAnsi="Times New Roman"/>
        </w:rPr>
      </w:pPr>
      <w:r w:rsidRPr="00B25F19">
        <w:rPr>
          <w:rFonts w:ascii="Times New Roman" w:eastAsia="ＭＳ 明朝" w:hAnsi="Times New Roman" w:hint="eastAsia"/>
        </w:rPr>
        <w:t>ブロックチェーン技術</w:t>
      </w:r>
      <w:r w:rsidR="001B3E3A" w:rsidRPr="00B25F19">
        <w:rPr>
          <w:rFonts w:ascii="Times New Roman" w:eastAsia="ＭＳ 明朝" w:hAnsi="Times New Roman"/>
        </w:rPr>
        <w:tab/>
      </w:r>
      <w:r w:rsidR="00913E1F" w:rsidRPr="00B25F19">
        <w:rPr>
          <w:rFonts w:ascii="Times New Roman" w:eastAsia="ＭＳ 明朝" w:hAnsi="Times New Roman" w:cs="Times New Roman"/>
        </w:rPr>
        <w:t>8</w:t>
      </w:r>
    </w:p>
    <w:p w14:paraId="300B3D56" w14:textId="7A89DD76" w:rsidR="003E37AB" w:rsidRPr="00B25F19" w:rsidRDefault="003E37AB" w:rsidP="006D1C16">
      <w:pPr>
        <w:tabs>
          <w:tab w:val="right" w:leader="dot" w:pos="8400"/>
        </w:tabs>
        <w:rPr>
          <w:rFonts w:ascii="Times New Roman" w:eastAsia="ＭＳ 明朝" w:hAnsi="Times New Roman"/>
        </w:rPr>
      </w:pPr>
      <w:r w:rsidRPr="00B25F19">
        <w:rPr>
          <w:rFonts w:ascii="Times New Roman" w:eastAsia="ＭＳ 明朝" w:hAnsi="Times New Roman" w:hint="eastAsia"/>
        </w:rPr>
        <w:t xml:space="preserve">　　</w:t>
      </w:r>
      <w:r w:rsidRPr="00B25F19">
        <w:rPr>
          <w:rFonts w:ascii="Times New Roman" w:eastAsia="ＭＳ 明朝" w:hAnsi="Times New Roman" w:hint="eastAsia"/>
        </w:rPr>
        <w:t>2.1</w:t>
      </w:r>
      <w:r w:rsidRPr="00B25F19">
        <w:rPr>
          <w:rFonts w:ascii="Times New Roman" w:eastAsia="ＭＳ 明朝" w:hAnsi="Times New Roman" w:hint="eastAsia"/>
        </w:rPr>
        <w:t xml:space="preserve">　原理</w:t>
      </w:r>
      <w:r w:rsidR="001B3E3A" w:rsidRPr="00B25F19">
        <w:rPr>
          <w:rFonts w:ascii="Times New Roman" w:eastAsia="ＭＳ 明朝" w:hAnsi="Times New Roman"/>
        </w:rPr>
        <w:tab/>
      </w:r>
      <w:r w:rsidR="00913E1F" w:rsidRPr="00B25F19">
        <w:rPr>
          <w:rFonts w:ascii="Times New Roman" w:eastAsia="ＭＳ 明朝" w:hAnsi="Times New Roman" w:cs="Times New Roman"/>
        </w:rPr>
        <w:t>9</w:t>
      </w:r>
    </w:p>
    <w:p w14:paraId="2C329331" w14:textId="2E066A31" w:rsidR="003E37AB" w:rsidRPr="00B25F19" w:rsidRDefault="003E37AB" w:rsidP="006D1C16">
      <w:pPr>
        <w:tabs>
          <w:tab w:val="right" w:leader="dot" w:pos="8400"/>
        </w:tabs>
        <w:rPr>
          <w:rFonts w:ascii="Times New Roman" w:eastAsia="ＭＳ 明朝" w:hAnsi="Times New Roman"/>
        </w:rPr>
      </w:pPr>
      <w:r w:rsidRPr="00B25F19">
        <w:rPr>
          <w:rFonts w:ascii="Times New Roman" w:eastAsia="ＭＳ 明朝" w:hAnsi="Times New Roman" w:hint="eastAsia"/>
        </w:rPr>
        <w:t xml:space="preserve">　　</w:t>
      </w:r>
      <w:r w:rsidRPr="00B25F19">
        <w:rPr>
          <w:rFonts w:ascii="Times New Roman" w:eastAsia="ＭＳ 明朝" w:hAnsi="Times New Roman" w:hint="eastAsia"/>
        </w:rPr>
        <w:t>2.2</w:t>
      </w:r>
      <w:r w:rsidRPr="00B25F19">
        <w:rPr>
          <w:rFonts w:ascii="Times New Roman" w:eastAsia="ＭＳ 明朝" w:hAnsi="Times New Roman" w:hint="eastAsia"/>
        </w:rPr>
        <w:t xml:space="preserve">　パブリック型とプライベート型</w:t>
      </w:r>
      <w:r w:rsidR="001B3E3A" w:rsidRPr="00B25F19">
        <w:rPr>
          <w:rFonts w:ascii="Times New Roman" w:eastAsia="ＭＳ 明朝" w:hAnsi="Times New Roman"/>
        </w:rPr>
        <w:tab/>
      </w:r>
      <w:r w:rsidR="00913E1F" w:rsidRPr="00B25F19">
        <w:rPr>
          <w:rFonts w:ascii="Times New Roman" w:eastAsia="ＭＳ 明朝" w:hAnsi="Times New Roman" w:cs="Times New Roman"/>
        </w:rPr>
        <w:t>10</w:t>
      </w:r>
    </w:p>
    <w:p w14:paraId="40151FD3" w14:textId="50A1DC1F" w:rsidR="003E37AB" w:rsidRPr="00B25F19" w:rsidRDefault="003E37AB" w:rsidP="006D1C16">
      <w:pPr>
        <w:tabs>
          <w:tab w:val="right" w:leader="dot" w:pos="8400"/>
        </w:tabs>
        <w:rPr>
          <w:rFonts w:ascii="Times New Roman" w:eastAsia="ＭＳ 明朝" w:hAnsi="Times New Roman"/>
        </w:rPr>
      </w:pPr>
      <w:r w:rsidRPr="00B25F19">
        <w:rPr>
          <w:rFonts w:ascii="Times New Roman" w:eastAsia="ＭＳ 明朝" w:hAnsi="Times New Roman" w:hint="eastAsia"/>
        </w:rPr>
        <w:t xml:space="preserve">　　</w:t>
      </w:r>
      <w:r w:rsidRPr="00B25F19">
        <w:rPr>
          <w:rFonts w:ascii="Times New Roman" w:eastAsia="ＭＳ 明朝" w:hAnsi="Times New Roman" w:hint="eastAsia"/>
        </w:rPr>
        <w:t>2.3</w:t>
      </w:r>
      <w:r w:rsidRPr="00B25F19">
        <w:rPr>
          <w:rFonts w:ascii="Times New Roman" w:eastAsia="ＭＳ 明朝" w:hAnsi="Times New Roman" w:hint="eastAsia"/>
        </w:rPr>
        <w:t xml:space="preserve">　ブロックチェーンの活用</w:t>
      </w:r>
      <w:r w:rsidR="001B3E3A" w:rsidRPr="00B25F19">
        <w:rPr>
          <w:rFonts w:ascii="Times New Roman" w:eastAsia="ＭＳ 明朝" w:hAnsi="Times New Roman"/>
        </w:rPr>
        <w:tab/>
      </w:r>
      <w:r w:rsidR="00913E1F" w:rsidRPr="00B25F19">
        <w:rPr>
          <w:rFonts w:ascii="Times New Roman" w:eastAsia="ＭＳ 明朝" w:hAnsi="Times New Roman" w:cs="Times New Roman"/>
        </w:rPr>
        <w:t>11</w:t>
      </w:r>
    </w:p>
    <w:p w14:paraId="307818AD" w14:textId="1C0045BA" w:rsidR="003E37AB" w:rsidRPr="00B25F19" w:rsidRDefault="003E37AB" w:rsidP="006D1C16">
      <w:pPr>
        <w:tabs>
          <w:tab w:val="right" w:leader="dot" w:pos="8400"/>
        </w:tabs>
        <w:rPr>
          <w:rFonts w:ascii="Times New Roman" w:eastAsia="ＭＳ 明朝" w:hAnsi="Times New Roman"/>
        </w:rPr>
      </w:pPr>
      <w:r w:rsidRPr="00B25F19">
        <w:rPr>
          <w:rFonts w:ascii="Times New Roman" w:eastAsia="ＭＳ 明朝" w:hAnsi="Times New Roman" w:hint="eastAsia"/>
        </w:rPr>
        <w:t xml:space="preserve">　　</w:t>
      </w:r>
      <w:r w:rsidRPr="00B25F19">
        <w:rPr>
          <w:rFonts w:ascii="Times New Roman" w:eastAsia="ＭＳ 明朝" w:hAnsi="Times New Roman" w:hint="eastAsia"/>
        </w:rPr>
        <w:t>2.4</w:t>
      </w:r>
      <w:r w:rsidRPr="00B25F19">
        <w:rPr>
          <w:rFonts w:ascii="Times New Roman" w:eastAsia="ＭＳ 明朝" w:hAnsi="Times New Roman" w:hint="eastAsia"/>
        </w:rPr>
        <w:t xml:space="preserve">　スマートコントラクト</w:t>
      </w:r>
      <w:r w:rsidR="001B3E3A" w:rsidRPr="00B25F19">
        <w:rPr>
          <w:rFonts w:ascii="Times New Roman" w:eastAsia="ＭＳ 明朝" w:hAnsi="Times New Roman"/>
        </w:rPr>
        <w:tab/>
      </w:r>
      <w:r w:rsidR="001B3E3A" w:rsidRPr="00B25F19">
        <w:rPr>
          <w:rFonts w:ascii="Times New Roman" w:eastAsia="ＭＳ 明朝" w:hAnsi="Times New Roman" w:cs="Times New Roman"/>
        </w:rPr>
        <w:t>1</w:t>
      </w:r>
      <w:r w:rsidR="00913E1F" w:rsidRPr="00B25F19">
        <w:rPr>
          <w:rFonts w:ascii="Times New Roman" w:eastAsia="ＭＳ 明朝" w:hAnsi="Times New Roman" w:cs="Times New Roman"/>
        </w:rPr>
        <w:t>2</w:t>
      </w:r>
    </w:p>
    <w:p w14:paraId="15C27931" w14:textId="51A014CB" w:rsidR="003E37AB" w:rsidRPr="00B25F19" w:rsidRDefault="003E37AB" w:rsidP="006D1C16">
      <w:pPr>
        <w:tabs>
          <w:tab w:val="right" w:leader="dot" w:pos="8400"/>
        </w:tabs>
        <w:rPr>
          <w:rFonts w:ascii="Times New Roman" w:eastAsia="ＭＳ 明朝" w:hAnsi="Times New Roman"/>
        </w:rPr>
      </w:pPr>
      <w:r w:rsidRPr="00B25F19">
        <w:rPr>
          <w:rFonts w:ascii="Times New Roman" w:eastAsia="ＭＳ 明朝" w:hAnsi="Times New Roman" w:hint="eastAsia"/>
        </w:rPr>
        <w:t xml:space="preserve">　　</w:t>
      </w:r>
      <w:r w:rsidRPr="00B25F19">
        <w:rPr>
          <w:rFonts w:ascii="Times New Roman" w:eastAsia="ＭＳ 明朝" w:hAnsi="Times New Roman" w:hint="eastAsia"/>
        </w:rPr>
        <w:t>2.5</w:t>
      </w:r>
      <w:r w:rsidRPr="00B25F19">
        <w:rPr>
          <w:rFonts w:ascii="Times New Roman" w:eastAsia="ＭＳ 明朝" w:hAnsi="Times New Roman" w:hint="eastAsia"/>
        </w:rPr>
        <w:t xml:space="preserve">　ブロックチェーンプラットフォーム比較</w:t>
      </w:r>
      <w:r w:rsidR="001B3E3A" w:rsidRPr="00B25F19">
        <w:rPr>
          <w:rFonts w:ascii="Times New Roman" w:eastAsia="ＭＳ 明朝" w:hAnsi="Times New Roman"/>
        </w:rPr>
        <w:tab/>
      </w:r>
      <w:r w:rsidR="001B3E3A" w:rsidRPr="00B25F19">
        <w:rPr>
          <w:rFonts w:ascii="Times New Roman" w:eastAsia="ＭＳ 明朝" w:hAnsi="Times New Roman" w:cs="Times New Roman"/>
        </w:rPr>
        <w:t>1</w:t>
      </w:r>
      <w:r w:rsidR="00913E1F" w:rsidRPr="00B25F19">
        <w:rPr>
          <w:rFonts w:ascii="Times New Roman" w:eastAsia="ＭＳ 明朝" w:hAnsi="Times New Roman" w:cs="Times New Roman"/>
        </w:rPr>
        <w:t>3</w:t>
      </w:r>
    </w:p>
    <w:p w14:paraId="1C5AF832" w14:textId="39B05D2C" w:rsidR="003E37AB" w:rsidRPr="00B25F19" w:rsidRDefault="003E37AB" w:rsidP="006D1C16">
      <w:pPr>
        <w:tabs>
          <w:tab w:val="right" w:leader="dot" w:pos="8400"/>
        </w:tabs>
        <w:rPr>
          <w:rFonts w:ascii="Times New Roman" w:eastAsia="ＭＳ 明朝" w:hAnsi="Times New Roman"/>
        </w:rPr>
      </w:pPr>
      <w:r w:rsidRPr="00B25F19">
        <w:rPr>
          <w:rFonts w:ascii="Times New Roman" w:eastAsia="ＭＳ 明朝" w:hAnsi="Times New Roman" w:hint="eastAsia"/>
        </w:rPr>
        <w:t xml:space="preserve">　　</w:t>
      </w:r>
      <w:r w:rsidRPr="00B25F19">
        <w:rPr>
          <w:rFonts w:ascii="Times New Roman" w:eastAsia="ＭＳ 明朝" w:hAnsi="Times New Roman" w:hint="eastAsia"/>
        </w:rPr>
        <w:t>2.6</w:t>
      </w:r>
      <w:r w:rsidRPr="00B25F19">
        <w:rPr>
          <w:rFonts w:ascii="Times New Roman" w:eastAsia="ＭＳ 明朝" w:hAnsi="Times New Roman" w:hint="eastAsia"/>
        </w:rPr>
        <w:t xml:space="preserve">　</w:t>
      </w:r>
      <w:r w:rsidRPr="00B25F19">
        <w:rPr>
          <w:rFonts w:ascii="Times New Roman" w:eastAsia="ＭＳ 明朝" w:hAnsi="Times New Roman" w:cs="Times New Roman"/>
        </w:rPr>
        <w:t>Ethereum</w:t>
      </w:r>
      <w:r w:rsidRPr="00B25F19">
        <w:rPr>
          <w:rFonts w:ascii="Times New Roman" w:eastAsia="ＭＳ 明朝" w:hAnsi="Times New Roman" w:hint="eastAsia"/>
        </w:rPr>
        <w:t>ブロックチェーン</w:t>
      </w:r>
      <w:r w:rsidR="001B3E3A" w:rsidRPr="00B25F19">
        <w:rPr>
          <w:rFonts w:ascii="Times New Roman" w:eastAsia="ＭＳ 明朝" w:hAnsi="Times New Roman"/>
        </w:rPr>
        <w:tab/>
      </w:r>
      <w:r w:rsidR="001B3E3A" w:rsidRPr="00B25F19">
        <w:rPr>
          <w:rFonts w:ascii="Times New Roman" w:eastAsia="ＭＳ 明朝" w:hAnsi="Times New Roman" w:cs="Times New Roman"/>
        </w:rPr>
        <w:t>1</w:t>
      </w:r>
      <w:r w:rsidR="00913E1F" w:rsidRPr="00B25F19">
        <w:rPr>
          <w:rFonts w:ascii="Times New Roman" w:eastAsia="ＭＳ 明朝" w:hAnsi="Times New Roman" w:cs="Times New Roman"/>
        </w:rPr>
        <w:t>4</w:t>
      </w:r>
    </w:p>
    <w:p w14:paraId="7FE5B7D9" w14:textId="1CD68506" w:rsidR="002735B4" w:rsidRPr="00B25F19" w:rsidRDefault="002735B4" w:rsidP="006D1C16">
      <w:pPr>
        <w:tabs>
          <w:tab w:val="right" w:leader="dot" w:pos="8400"/>
        </w:tabs>
        <w:rPr>
          <w:rFonts w:ascii="Times New Roman" w:eastAsia="ＭＳ 明朝" w:hAnsi="Times New Roman"/>
        </w:rPr>
      </w:pPr>
      <w:r w:rsidRPr="00B25F19">
        <w:rPr>
          <w:rFonts w:ascii="Times New Roman" w:eastAsia="ＭＳ 明朝" w:hAnsi="Times New Roman" w:hint="eastAsia"/>
        </w:rPr>
        <w:t xml:space="preserve">　　　　</w:t>
      </w:r>
      <w:r w:rsidRPr="00B25F19">
        <w:rPr>
          <w:rFonts w:ascii="Times New Roman" w:eastAsia="ＭＳ 明朝" w:hAnsi="Times New Roman" w:hint="eastAsia"/>
        </w:rPr>
        <w:t>2.6.1</w:t>
      </w:r>
      <w:r w:rsidRPr="00B25F19">
        <w:rPr>
          <w:rFonts w:ascii="Times New Roman" w:eastAsia="ＭＳ 明朝" w:hAnsi="Times New Roman" w:hint="eastAsia"/>
        </w:rPr>
        <w:t xml:space="preserve">　手数料</w:t>
      </w:r>
      <w:r w:rsidRPr="00B25F19">
        <w:rPr>
          <w:rFonts w:ascii="Times New Roman" w:eastAsia="ＭＳ 明朝" w:hAnsi="Times New Roman" w:hint="eastAsia"/>
        </w:rPr>
        <w:t>Gas</w:t>
      </w:r>
      <w:r w:rsidRPr="00B25F19">
        <w:rPr>
          <w:rFonts w:ascii="Times New Roman" w:eastAsia="ＭＳ 明朝" w:hAnsi="Times New Roman"/>
        </w:rPr>
        <w:tab/>
      </w:r>
      <w:r w:rsidRPr="00B25F19">
        <w:rPr>
          <w:rFonts w:ascii="Times New Roman" w:eastAsia="ＭＳ 明朝" w:hAnsi="Times New Roman" w:cs="Times New Roman"/>
        </w:rPr>
        <w:t>1</w:t>
      </w:r>
      <w:r w:rsidR="00913E1F" w:rsidRPr="00B25F19">
        <w:rPr>
          <w:rFonts w:ascii="Times New Roman" w:eastAsia="ＭＳ 明朝" w:hAnsi="Times New Roman" w:cs="Times New Roman"/>
        </w:rPr>
        <w:t>5</w:t>
      </w:r>
    </w:p>
    <w:p w14:paraId="7EFCF03A" w14:textId="65C75153" w:rsidR="003E37AB" w:rsidRPr="00B25F19" w:rsidRDefault="003E37AB" w:rsidP="006D1C16">
      <w:pPr>
        <w:pStyle w:val="a3"/>
        <w:numPr>
          <w:ilvl w:val="0"/>
          <w:numId w:val="2"/>
        </w:numPr>
        <w:tabs>
          <w:tab w:val="right" w:leader="dot" w:pos="8400"/>
        </w:tabs>
        <w:ind w:leftChars="0"/>
        <w:rPr>
          <w:rFonts w:ascii="Times New Roman" w:eastAsia="ＭＳ 明朝" w:hAnsi="Times New Roman"/>
        </w:rPr>
      </w:pPr>
      <w:r w:rsidRPr="00B25F19">
        <w:rPr>
          <w:rFonts w:ascii="Times New Roman" w:eastAsia="ＭＳ 明朝" w:hAnsi="Times New Roman" w:hint="eastAsia"/>
        </w:rPr>
        <w:t>電力取引モデル</w:t>
      </w:r>
      <w:r w:rsidR="001B3E3A" w:rsidRPr="00B25F19">
        <w:rPr>
          <w:rFonts w:ascii="Times New Roman" w:eastAsia="ＭＳ 明朝" w:hAnsi="Times New Roman"/>
        </w:rPr>
        <w:tab/>
      </w:r>
      <w:r w:rsidR="001B3E3A" w:rsidRPr="00B25F19">
        <w:rPr>
          <w:rFonts w:ascii="Times New Roman" w:eastAsia="ＭＳ 明朝" w:hAnsi="Times New Roman" w:cs="Times New Roman"/>
        </w:rPr>
        <w:t>1</w:t>
      </w:r>
      <w:r w:rsidR="00913E1F" w:rsidRPr="00B25F19">
        <w:rPr>
          <w:rFonts w:ascii="Times New Roman" w:eastAsia="ＭＳ 明朝" w:hAnsi="Times New Roman" w:cs="Times New Roman"/>
        </w:rPr>
        <w:t>6</w:t>
      </w:r>
    </w:p>
    <w:p w14:paraId="0DE24BD0" w14:textId="32B09967" w:rsidR="00F808CC" w:rsidRPr="00B25F19" w:rsidRDefault="00F808CC" w:rsidP="006D1C16">
      <w:pPr>
        <w:tabs>
          <w:tab w:val="right" w:leader="dot" w:pos="8400"/>
        </w:tabs>
        <w:rPr>
          <w:rFonts w:ascii="Times New Roman" w:eastAsia="ＭＳ 明朝" w:hAnsi="Times New Roman"/>
        </w:rPr>
      </w:pPr>
      <w:r w:rsidRPr="00B25F19">
        <w:rPr>
          <w:rFonts w:ascii="Times New Roman" w:eastAsia="ＭＳ 明朝" w:hAnsi="Times New Roman" w:hint="eastAsia"/>
        </w:rPr>
        <w:t xml:space="preserve">　　</w:t>
      </w:r>
      <w:r w:rsidRPr="00B25F19">
        <w:rPr>
          <w:rFonts w:ascii="Times New Roman" w:eastAsia="ＭＳ 明朝" w:hAnsi="Times New Roman" w:hint="eastAsia"/>
        </w:rPr>
        <w:t>3.1</w:t>
      </w:r>
      <w:r w:rsidRPr="00B25F19">
        <w:rPr>
          <w:rFonts w:ascii="Times New Roman" w:eastAsia="ＭＳ 明朝" w:hAnsi="Times New Roman" w:hint="eastAsia"/>
        </w:rPr>
        <w:t xml:space="preserve">　システム概要</w:t>
      </w:r>
      <w:r w:rsidR="001B3E3A" w:rsidRPr="00B25F19">
        <w:rPr>
          <w:rFonts w:ascii="Times New Roman" w:eastAsia="ＭＳ 明朝" w:hAnsi="Times New Roman"/>
        </w:rPr>
        <w:tab/>
      </w:r>
      <w:r w:rsidR="001B3E3A" w:rsidRPr="00B25F19">
        <w:rPr>
          <w:rFonts w:ascii="Times New Roman" w:eastAsia="ＭＳ 明朝" w:hAnsi="Times New Roman" w:cs="Times New Roman"/>
        </w:rPr>
        <w:t>1</w:t>
      </w:r>
      <w:r w:rsidR="00913E1F" w:rsidRPr="00B25F19">
        <w:rPr>
          <w:rFonts w:ascii="Times New Roman" w:eastAsia="ＭＳ 明朝" w:hAnsi="Times New Roman" w:cs="Times New Roman"/>
        </w:rPr>
        <w:t>6</w:t>
      </w:r>
    </w:p>
    <w:p w14:paraId="26B91B8F" w14:textId="40F92FDE" w:rsidR="00F808CC" w:rsidRPr="00B25F19" w:rsidRDefault="00F808CC" w:rsidP="006D1C16">
      <w:pPr>
        <w:tabs>
          <w:tab w:val="right" w:leader="dot" w:pos="8400"/>
        </w:tabs>
        <w:rPr>
          <w:rFonts w:ascii="Times New Roman" w:eastAsia="ＭＳ 明朝" w:hAnsi="Times New Roman"/>
        </w:rPr>
      </w:pPr>
      <w:r w:rsidRPr="00B25F19">
        <w:rPr>
          <w:rFonts w:ascii="Times New Roman" w:eastAsia="ＭＳ 明朝" w:hAnsi="Times New Roman" w:hint="eastAsia"/>
        </w:rPr>
        <w:t xml:space="preserve">　　</w:t>
      </w:r>
      <w:r w:rsidRPr="00B25F19">
        <w:rPr>
          <w:rFonts w:ascii="Times New Roman" w:eastAsia="ＭＳ 明朝" w:hAnsi="Times New Roman" w:hint="eastAsia"/>
        </w:rPr>
        <w:t>3.2</w:t>
      </w:r>
      <w:r w:rsidRPr="00B25F19">
        <w:rPr>
          <w:rFonts w:ascii="Times New Roman" w:eastAsia="ＭＳ 明朝" w:hAnsi="Times New Roman" w:hint="eastAsia"/>
        </w:rPr>
        <w:t xml:space="preserve">　取引時間</w:t>
      </w:r>
      <w:r w:rsidR="001B3E3A" w:rsidRPr="00B25F19">
        <w:rPr>
          <w:rFonts w:ascii="Times New Roman" w:eastAsia="ＭＳ 明朝" w:hAnsi="Times New Roman"/>
        </w:rPr>
        <w:tab/>
      </w:r>
      <w:r w:rsidR="001B3E3A" w:rsidRPr="00B25F19">
        <w:rPr>
          <w:rFonts w:ascii="Times New Roman" w:eastAsia="ＭＳ 明朝" w:hAnsi="Times New Roman" w:cs="Times New Roman"/>
        </w:rPr>
        <w:t>1</w:t>
      </w:r>
      <w:r w:rsidR="00913E1F" w:rsidRPr="00B25F19">
        <w:rPr>
          <w:rFonts w:ascii="Times New Roman" w:eastAsia="ＭＳ 明朝" w:hAnsi="Times New Roman" w:cs="Times New Roman"/>
        </w:rPr>
        <w:t>6</w:t>
      </w:r>
    </w:p>
    <w:p w14:paraId="4BEB6037" w14:textId="3A84B5C5" w:rsidR="00F808CC" w:rsidRPr="00B25F19" w:rsidRDefault="00F808CC" w:rsidP="006D1C16">
      <w:pPr>
        <w:tabs>
          <w:tab w:val="right" w:leader="dot" w:pos="8400"/>
        </w:tabs>
        <w:rPr>
          <w:rFonts w:ascii="Times New Roman" w:eastAsia="ＭＳ 明朝" w:hAnsi="Times New Roman"/>
        </w:rPr>
      </w:pPr>
      <w:r w:rsidRPr="00B25F19">
        <w:rPr>
          <w:rFonts w:ascii="Times New Roman" w:eastAsia="ＭＳ 明朝" w:hAnsi="Times New Roman" w:hint="eastAsia"/>
        </w:rPr>
        <w:t xml:space="preserve">　　</w:t>
      </w:r>
      <w:r w:rsidRPr="00B25F19">
        <w:rPr>
          <w:rFonts w:ascii="Times New Roman" w:eastAsia="ＭＳ 明朝" w:hAnsi="Times New Roman" w:hint="eastAsia"/>
        </w:rPr>
        <w:t>3.3</w:t>
      </w:r>
      <w:r w:rsidRPr="00B25F19">
        <w:rPr>
          <w:rFonts w:ascii="Times New Roman" w:eastAsia="ＭＳ 明朝" w:hAnsi="Times New Roman" w:hint="eastAsia"/>
        </w:rPr>
        <w:t xml:space="preserve">　電力取引価格の決定</w:t>
      </w:r>
      <w:r w:rsidR="001B3E3A" w:rsidRPr="00B25F19">
        <w:rPr>
          <w:rFonts w:ascii="Times New Roman" w:eastAsia="ＭＳ 明朝" w:hAnsi="Times New Roman"/>
        </w:rPr>
        <w:tab/>
      </w:r>
      <w:r w:rsidR="001B3E3A" w:rsidRPr="00B25F19">
        <w:rPr>
          <w:rFonts w:ascii="Times New Roman" w:eastAsia="ＭＳ 明朝" w:hAnsi="Times New Roman" w:cs="Times New Roman"/>
        </w:rPr>
        <w:t>1</w:t>
      </w:r>
      <w:r w:rsidR="00913E1F" w:rsidRPr="00B25F19">
        <w:rPr>
          <w:rFonts w:ascii="Times New Roman" w:eastAsia="ＭＳ 明朝" w:hAnsi="Times New Roman" w:cs="Times New Roman"/>
        </w:rPr>
        <w:t>7</w:t>
      </w:r>
    </w:p>
    <w:p w14:paraId="372FF1CF" w14:textId="67683FA8" w:rsidR="00F808CC" w:rsidRPr="00B25F19" w:rsidRDefault="00F808CC" w:rsidP="006D1C16">
      <w:pPr>
        <w:tabs>
          <w:tab w:val="right" w:leader="dot" w:pos="8400"/>
        </w:tabs>
        <w:rPr>
          <w:rFonts w:ascii="Times New Roman" w:eastAsia="ＭＳ 明朝" w:hAnsi="Times New Roman"/>
        </w:rPr>
      </w:pPr>
      <w:r w:rsidRPr="00B25F19">
        <w:rPr>
          <w:rFonts w:ascii="Times New Roman" w:eastAsia="ＭＳ 明朝" w:hAnsi="Times New Roman" w:hint="eastAsia"/>
        </w:rPr>
        <w:t xml:space="preserve">　　</w:t>
      </w:r>
      <w:r w:rsidRPr="00B25F19">
        <w:rPr>
          <w:rFonts w:ascii="Times New Roman" w:eastAsia="ＭＳ 明朝" w:hAnsi="Times New Roman" w:hint="eastAsia"/>
        </w:rPr>
        <w:t>3.4</w:t>
      </w:r>
      <w:r w:rsidRPr="00B25F19">
        <w:rPr>
          <w:rFonts w:ascii="Times New Roman" w:eastAsia="ＭＳ 明朝" w:hAnsi="Times New Roman" w:hint="eastAsia"/>
        </w:rPr>
        <w:t xml:space="preserve">　</w:t>
      </w:r>
      <w:r w:rsidRPr="00B25F19">
        <w:rPr>
          <w:rFonts w:ascii="Times New Roman" w:eastAsia="ＭＳ 明朝" w:hAnsi="Times New Roman" w:hint="eastAsia"/>
        </w:rPr>
        <w:t>P2P</w:t>
      </w:r>
      <w:r w:rsidRPr="00B25F19">
        <w:rPr>
          <w:rFonts w:ascii="Times New Roman" w:eastAsia="ＭＳ 明朝" w:hAnsi="Times New Roman" w:hint="eastAsia"/>
        </w:rPr>
        <w:t>電力取引におけるマッチング</w:t>
      </w:r>
      <w:r w:rsidR="001B3E3A" w:rsidRPr="00B25F19">
        <w:rPr>
          <w:rFonts w:ascii="Times New Roman" w:eastAsia="ＭＳ 明朝" w:hAnsi="Times New Roman"/>
        </w:rPr>
        <w:tab/>
      </w:r>
      <w:r w:rsidR="001B3E3A" w:rsidRPr="00B25F19">
        <w:rPr>
          <w:rFonts w:ascii="Times New Roman" w:eastAsia="ＭＳ 明朝" w:hAnsi="Times New Roman" w:cs="Times New Roman"/>
        </w:rPr>
        <w:t>1</w:t>
      </w:r>
      <w:r w:rsidR="00913E1F" w:rsidRPr="00B25F19">
        <w:rPr>
          <w:rFonts w:ascii="Times New Roman" w:eastAsia="ＭＳ 明朝" w:hAnsi="Times New Roman" w:cs="Times New Roman"/>
        </w:rPr>
        <w:t>8</w:t>
      </w:r>
    </w:p>
    <w:p w14:paraId="0B98DA67" w14:textId="2C3E4F93" w:rsidR="00F808CC" w:rsidRPr="00B25F19" w:rsidRDefault="00F808CC" w:rsidP="006D1C16">
      <w:pPr>
        <w:tabs>
          <w:tab w:val="right" w:leader="dot" w:pos="8400"/>
        </w:tabs>
        <w:rPr>
          <w:rFonts w:ascii="Times New Roman" w:eastAsia="ＭＳ 明朝" w:hAnsi="Times New Roman"/>
        </w:rPr>
      </w:pPr>
      <w:r w:rsidRPr="00B25F19">
        <w:rPr>
          <w:rFonts w:ascii="Times New Roman" w:eastAsia="ＭＳ 明朝" w:hAnsi="Times New Roman" w:hint="eastAsia"/>
        </w:rPr>
        <w:t xml:space="preserve">　　</w:t>
      </w:r>
      <w:r w:rsidRPr="00B25F19">
        <w:rPr>
          <w:rFonts w:ascii="Times New Roman" w:eastAsia="ＭＳ 明朝" w:hAnsi="Times New Roman" w:hint="eastAsia"/>
        </w:rPr>
        <w:t>3.5</w:t>
      </w:r>
      <w:r w:rsidRPr="00B25F19">
        <w:rPr>
          <w:rFonts w:ascii="Times New Roman" w:eastAsia="ＭＳ 明朝" w:hAnsi="Times New Roman" w:hint="eastAsia"/>
        </w:rPr>
        <w:t xml:space="preserve">　インバランス精算</w:t>
      </w:r>
      <w:r w:rsidR="001B3E3A" w:rsidRPr="00B25F19">
        <w:rPr>
          <w:rFonts w:ascii="Times New Roman" w:eastAsia="ＭＳ 明朝" w:hAnsi="Times New Roman"/>
        </w:rPr>
        <w:tab/>
      </w:r>
      <w:r w:rsidR="001B3E3A" w:rsidRPr="00B25F19">
        <w:rPr>
          <w:rFonts w:ascii="Times New Roman" w:eastAsia="ＭＳ 明朝" w:hAnsi="Times New Roman" w:cs="Times New Roman"/>
        </w:rPr>
        <w:t>1</w:t>
      </w:r>
      <w:r w:rsidR="00913E1F" w:rsidRPr="00B25F19">
        <w:rPr>
          <w:rFonts w:ascii="Times New Roman" w:eastAsia="ＭＳ 明朝" w:hAnsi="Times New Roman" w:cs="Times New Roman"/>
        </w:rPr>
        <w:t>8</w:t>
      </w:r>
    </w:p>
    <w:p w14:paraId="6C8F5FD9" w14:textId="7509854C" w:rsidR="003E37AB" w:rsidRPr="00B25F19" w:rsidRDefault="003E37AB" w:rsidP="006D1C16">
      <w:pPr>
        <w:pStyle w:val="a3"/>
        <w:numPr>
          <w:ilvl w:val="0"/>
          <w:numId w:val="2"/>
        </w:numPr>
        <w:tabs>
          <w:tab w:val="right" w:leader="dot" w:pos="8400"/>
        </w:tabs>
        <w:ind w:leftChars="0"/>
        <w:rPr>
          <w:rFonts w:ascii="Times New Roman" w:eastAsia="ＭＳ 明朝" w:hAnsi="Times New Roman"/>
        </w:rPr>
      </w:pPr>
      <w:r w:rsidRPr="00B25F19">
        <w:rPr>
          <w:rFonts w:ascii="Times New Roman" w:eastAsia="ＭＳ 明朝" w:hAnsi="Times New Roman" w:hint="eastAsia"/>
        </w:rPr>
        <w:t>検証</w:t>
      </w:r>
      <w:r w:rsidR="001B3E3A" w:rsidRPr="00B25F19">
        <w:rPr>
          <w:rFonts w:ascii="Times New Roman" w:eastAsia="ＭＳ 明朝" w:hAnsi="Times New Roman"/>
        </w:rPr>
        <w:tab/>
      </w:r>
      <w:r w:rsidR="00913E1F" w:rsidRPr="00B25F19">
        <w:rPr>
          <w:rFonts w:ascii="Times New Roman" w:eastAsia="ＭＳ 明朝" w:hAnsi="Times New Roman" w:cs="Times New Roman"/>
        </w:rPr>
        <w:t>20</w:t>
      </w:r>
    </w:p>
    <w:p w14:paraId="501F1D97" w14:textId="49F8D984" w:rsidR="00F808CC" w:rsidRPr="00B25F19" w:rsidRDefault="00F808CC" w:rsidP="006D1C16">
      <w:pPr>
        <w:tabs>
          <w:tab w:val="right" w:leader="dot" w:pos="8400"/>
        </w:tabs>
        <w:rPr>
          <w:rFonts w:ascii="Times New Roman" w:eastAsia="ＭＳ 明朝" w:hAnsi="Times New Roman"/>
        </w:rPr>
      </w:pPr>
      <w:r w:rsidRPr="00B25F19">
        <w:rPr>
          <w:rFonts w:ascii="Times New Roman" w:eastAsia="ＭＳ 明朝" w:hAnsi="Times New Roman" w:hint="eastAsia"/>
        </w:rPr>
        <w:t xml:space="preserve">　　</w:t>
      </w:r>
      <w:r w:rsidRPr="00B25F19">
        <w:rPr>
          <w:rFonts w:ascii="Times New Roman" w:eastAsia="ＭＳ 明朝" w:hAnsi="Times New Roman" w:hint="eastAsia"/>
        </w:rPr>
        <w:t>4.1</w:t>
      </w:r>
      <w:r w:rsidRPr="00B25F19">
        <w:rPr>
          <w:rFonts w:ascii="Times New Roman" w:eastAsia="ＭＳ 明朝" w:hAnsi="Times New Roman" w:hint="eastAsia"/>
        </w:rPr>
        <w:t xml:space="preserve">　実験条件</w:t>
      </w:r>
      <w:r w:rsidR="001B3E3A" w:rsidRPr="00B25F19">
        <w:rPr>
          <w:rFonts w:ascii="Times New Roman" w:eastAsia="ＭＳ 明朝" w:hAnsi="Times New Roman"/>
        </w:rPr>
        <w:tab/>
      </w:r>
      <w:r w:rsidR="00913E1F" w:rsidRPr="00B25F19">
        <w:rPr>
          <w:rFonts w:ascii="Times New Roman" w:eastAsia="ＭＳ 明朝" w:hAnsi="Times New Roman" w:cs="Times New Roman"/>
        </w:rPr>
        <w:t>20</w:t>
      </w:r>
    </w:p>
    <w:p w14:paraId="45DF05EB" w14:textId="6EFDC5D5" w:rsidR="00F808CC" w:rsidRPr="00B25F19" w:rsidRDefault="00F808CC" w:rsidP="006D1C16">
      <w:pPr>
        <w:tabs>
          <w:tab w:val="right" w:leader="dot" w:pos="8400"/>
        </w:tabs>
        <w:rPr>
          <w:rFonts w:ascii="Times New Roman" w:eastAsia="ＭＳ 明朝" w:hAnsi="Times New Roman"/>
        </w:rPr>
      </w:pPr>
      <w:r w:rsidRPr="00B25F19">
        <w:rPr>
          <w:rFonts w:ascii="Times New Roman" w:eastAsia="ＭＳ 明朝" w:hAnsi="Times New Roman" w:hint="eastAsia"/>
        </w:rPr>
        <w:t xml:space="preserve">　　</w:t>
      </w:r>
      <w:r w:rsidRPr="00B25F19">
        <w:rPr>
          <w:rFonts w:ascii="Times New Roman" w:eastAsia="ＭＳ 明朝" w:hAnsi="Times New Roman" w:hint="eastAsia"/>
        </w:rPr>
        <w:t>4.2</w:t>
      </w:r>
      <w:r w:rsidRPr="00B25F19">
        <w:rPr>
          <w:rFonts w:ascii="Times New Roman" w:eastAsia="ＭＳ 明朝" w:hAnsi="Times New Roman" w:hint="eastAsia"/>
        </w:rPr>
        <w:t xml:space="preserve">　手数料の推定</w:t>
      </w:r>
      <w:r w:rsidR="001B3E3A" w:rsidRPr="00B25F19">
        <w:rPr>
          <w:rFonts w:ascii="Times New Roman" w:eastAsia="ＭＳ 明朝" w:hAnsi="Times New Roman"/>
        </w:rPr>
        <w:tab/>
      </w:r>
      <w:r w:rsidR="00913E1F" w:rsidRPr="00B25F19">
        <w:rPr>
          <w:rFonts w:ascii="Times New Roman" w:eastAsia="ＭＳ 明朝" w:hAnsi="Times New Roman" w:cs="Times New Roman"/>
        </w:rPr>
        <w:t>21</w:t>
      </w:r>
    </w:p>
    <w:p w14:paraId="01DE1173" w14:textId="1D144721" w:rsidR="00F808CC" w:rsidRPr="00B25F19" w:rsidRDefault="00F808CC" w:rsidP="006D1C16">
      <w:pPr>
        <w:tabs>
          <w:tab w:val="right" w:leader="dot" w:pos="8400"/>
        </w:tabs>
        <w:rPr>
          <w:rFonts w:ascii="Times New Roman" w:eastAsia="ＭＳ 明朝" w:hAnsi="Times New Roman"/>
        </w:rPr>
      </w:pPr>
      <w:r w:rsidRPr="00B25F19">
        <w:rPr>
          <w:rFonts w:ascii="Times New Roman" w:eastAsia="ＭＳ 明朝" w:hAnsi="Times New Roman" w:hint="eastAsia"/>
        </w:rPr>
        <w:t xml:space="preserve">　　</w:t>
      </w:r>
      <w:r w:rsidRPr="00B25F19">
        <w:rPr>
          <w:rFonts w:ascii="Times New Roman" w:eastAsia="ＭＳ 明朝" w:hAnsi="Times New Roman" w:hint="eastAsia"/>
        </w:rPr>
        <w:t>4.3</w:t>
      </w:r>
      <w:r w:rsidRPr="00B25F19">
        <w:rPr>
          <w:rFonts w:ascii="Times New Roman" w:eastAsia="ＭＳ 明朝" w:hAnsi="Times New Roman" w:hint="eastAsia"/>
        </w:rPr>
        <w:t xml:space="preserve">　測定結果</w:t>
      </w:r>
      <w:r w:rsidR="001B3E3A" w:rsidRPr="00B25F19">
        <w:rPr>
          <w:rFonts w:ascii="Times New Roman" w:eastAsia="ＭＳ 明朝" w:hAnsi="Times New Roman"/>
        </w:rPr>
        <w:tab/>
      </w:r>
      <w:r w:rsidR="00913E1F" w:rsidRPr="00B25F19">
        <w:rPr>
          <w:rFonts w:ascii="Times New Roman" w:eastAsia="ＭＳ 明朝" w:hAnsi="Times New Roman" w:cs="Times New Roman"/>
        </w:rPr>
        <w:t>21</w:t>
      </w:r>
    </w:p>
    <w:p w14:paraId="6B5BC360" w14:textId="6099819D" w:rsidR="003E37AB" w:rsidRPr="00B25F19" w:rsidRDefault="00875A17" w:rsidP="006D1C16">
      <w:pPr>
        <w:pStyle w:val="a3"/>
        <w:numPr>
          <w:ilvl w:val="0"/>
          <w:numId w:val="2"/>
        </w:numPr>
        <w:tabs>
          <w:tab w:val="right" w:leader="dot" w:pos="8400"/>
        </w:tabs>
        <w:ind w:leftChars="0"/>
        <w:rPr>
          <w:rFonts w:ascii="Times New Roman" w:eastAsia="ＭＳ 明朝" w:hAnsi="Times New Roman"/>
        </w:rPr>
      </w:pPr>
      <w:r w:rsidRPr="00B25F19">
        <w:rPr>
          <w:rFonts w:ascii="Times New Roman" w:eastAsia="ＭＳ 明朝" w:hAnsi="Times New Roman" w:hint="eastAsia"/>
        </w:rPr>
        <w:t>結言</w:t>
      </w:r>
      <w:r w:rsidR="001B3E3A" w:rsidRPr="00B25F19">
        <w:rPr>
          <w:rFonts w:ascii="Times New Roman" w:eastAsia="ＭＳ 明朝" w:hAnsi="Times New Roman"/>
        </w:rPr>
        <w:tab/>
      </w:r>
      <w:r w:rsidR="00913E1F" w:rsidRPr="00B25F19">
        <w:rPr>
          <w:rFonts w:ascii="Times New Roman" w:eastAsia="ＭＳ 明朝" w:hAnsi="Times New Roman" w:cs="Times New Roman"/>
        </w:rPr>
        <w:t>23</w:t>
      </w:r>
    </w:p>
    <w:p w14:paraId="50996C1F" w14:textId="0025C06A" w:rsidR="003E37AB" w:rsidRPr="00B25F19" w:rsidRDefault="003E37AB" w:rsidP="003E37AB">
      <w:pPr>
        <w:rPr>
          <w:rFonts w:ascii="Times New Roman" w:eastAsia="ＭＳ 明朝" w:hAnsi="Times New Roman"/>
        </w:rPr>
      </w:pPr>
    </w:p>
    <w:p w14:paraId="435359CE" w14:textId="68745C70" w:rsidR="003E37AB" w:rsidRPr="00B25F19" w:rsidRDefault="003E37AB">
      <w:pPr>
        <w:widowControl/>
        <w:jc w:val="left"/>
        <w:rPr>
          <w:rFonts w:ascii="Times New Roman" w:eastAsia="ＭＳ 明朝" w:hAnsi="Times New Roman"/>
        </w:rPr>
      </w:pPr>
    </w:p>
    <w:p w14:paraId="530B3304" w14:textId="6FB103BB" w:rsidR="00992052" w:rsidRPr="00B25F19" w:rsidRDefault="00992052">
      <w:pPr>
        <w:widowControl/>
        <w:jc w:val="left"/>
        <w:rPr>
          <w:rFonts w:ascii="Times New Roman" w:eastAsia="ＭＳ 明朝" w:hAnsi="Times New Roman"/>
        </w:rPr>
      </w:pPr>
    </w:p>
    <w:p w14:paraId="74E9109F" w14:textId="2C2F8EFC" w:rsidR="00992052" w:rsidRPr="00B25F19" w:rsidRDefault="00992052">
      <w:pPr>
        <w:widowControl/>
        <w:jc w:val="left"/>
        <w:rPr>
          <w:rFonts w:ascii="Times New Roman" w:eastAsia="ＭＳ 明朝" w:hAnsi="Times New Roman"/>
        </w:rPr>
      </w:pPr>
    </w:p>
    <w:p w14:paraId="378D30B0" w14:textId="19725E90" w:rsidR="00992052" w:rsidRPr="00B25F19" w:rsidRDefault="00992052">
      <w:pPr>
        <w:widowControl/>
        <w:jc w:val="left"/>
        <w:rPr>
          <w:rFonts w:ascii="Times New Roman" w:eastAsia="ＭＳ 明朝" w:hAnsi="Times New Roman"/>
        </w:rPr>
      </w:pPr>
    </w:p>
    <w:p w14:paraId="53A2804B" w14:textId="77777777" w:rsidR="00992052" w:rsidRPr="00B25F19" w:rsidRDefault="00992052">
      <w:pPr>
        <w:widowControl/>
        <w:jc w:val="left"/>
        <w:rPr>
          <w:rFonts w:ascii="Times New Roman" w:eastAsia="ＭＳ 明朝" w:hAnsi="Times New Roman"/>
        </w:rPr>
      </w:pPr>
    </w:p>
    <w:p w14:paraId="7698188A" w14:textId="43F24D3C" w:rsidR="00992052" w:rsidRPr="00B25F19" w:rsidRDefault="00992052">
      <w:pPr>
        <w:widowControl/>
        <w:jc w:val="left"/>
        <w:rPr>
          <w:rFonts w:ascii="Times New Roman" w:eastAsia="ＭＳ 明朝" w:hAnsi="Times New Roman"/>
        </w:rPr>
      </w:pPr>
    </w:p>
    <w:p w14:paraId="2D110D78" w14:textId="04B6D549" w:rsidR="00992052" w:rsidRPr="00B25F19" w:rsidRDefault="00992052" w:rsidP="00992052">
      <w:pPr>
        <w:widowControl/>
        <w:tabs>
          <w:tab w:val="left" w:pos="2115"/>
        </w:tabs>
        <w:jc w:val="left"/>
        <w:rPr>
          <w:rFonts w:ascii="Times New Roman" w:eastAsia="ＭＳ 明朝" w:hAnsi="Times New Roman"/>
        </w:rPr>
        <w:sectPr w:rsidR="00992052" w:rsidRPr="00B25F19" w:rsidSect="00AF5B8C">
          <w:footerReference w:type="default" r:id="rId8"/>
          <w:pgSz w:w="11906" w:h="16838"/>
          <w:pgMar w:top="1985" w:right="1701" w:bottom="1701" w:left="1701" w:header="851" w:footer="992" w:gutter="0"/>
          <w:pgNumType w:fmt="lowerRoman"/>
          <w:cols w:space="425"/>
          <w:docGrid w:type="lines" w:linePitch="360"/>
        </w:sectPr>
      </w:pPr>
    </w:p>
    <w:p w14:paraId="26BDA7E3" w14:textId="59F987CF" w:rsidR="0044708B" w:rsidRPr="00B25F19" w:rsidRDefault="003E37AB" w:rsidP="0044708B">
      <w:pPr>
        <w:pStyle w:val="a3"/>
        <w:numPr>
          <w:ilvl w:val="0"/>
          <w:numId w:val="6"/>
        </w:numPr>
        <w:ind w:leftChars="0"/>
        <w:rPr>
          <w:rFonts w:ascii="Times New Roman" w:eastAsia="ＭＳ 明朝" w:hAnsi="Times New Roman"/>
          <w:b/>
          <w:bCs/>
          <w:sz w:val="41"/>
          <w:szCs w:val="42"/>
        </w:rPr>
      </w:pPr>
      <w:r w:rsidRPr="00B25F19">
        <w:rPr>
          <w:rFonts w:ascii="Times New Roman" w:eastAsia="ＭＳ 明朝" w:hAnsi="Times New Roman" w:hint="eastAsia"/>
          <w:b/>
          <w:bCs/>
          <w:sz w:val="41"/>
          <w:szCs w:val="42"/>
        </w:rPr>
        <w:lastRenderedPageBreak/>
        <w:t>序論</w:t>
      </w:r>
    </w:p>
    <w:p w14:paraId="0B6A2500" w14:textId="6654742B" w:rsidR="003E37AB" w:rsidRPr="00B25F19" w:rsidRDefault="0007270D" w:rsidP="0007270D">
      <w:pPr>
        <w:pStyle w:val="a3"/>
        <w:numPr>
          <w:ilvl w:val="1"/>
          <w:numId w:val="5"/>
        </w:numPr>
        <w:ind w:leftChars="0"/>
        <w:rPr>
          <w:rFonts w:ascii="Times New Roman" w:eastAsia="ＭＳ 明朝" w:hAnsi="Times New Roman"/>
          <w:b/>
          <w:bCs/>
          <w:sz w:val="27"/>
          <w:szCs w:val="28"/>
        </w:rPr>
      </w:pPr>
      <w:r w:rsidRPr="00B25F19">
        <w:rPr>
          <w:rFonts w:ascii="Times New Roman" w:eastAsia="ＭＳ 明朝" w:hAnsi="Times New Roman" w:hint="eastAsia"/>
          <w:b/>
          <w:bCs/>
          <w:sz w:val="27"/>
          <w:szCs w:val="28"/>
        </w:rPr>
        <w:t>研究背景</w:t>
      </w:r>
    </w:p>
    <w:p w14:paraId="3C7B6EBF" w14:textId="25D2CC9B" w:rsidR="0007270D" w:rsidRPr="00B25F19" w:rsidRDefault="0007270D" w:rsidP="0007270D">
      <w:pPr>
        <w:rPr>
          <w:rFonts w:ascii="Times New Roman" w:eastAsia="ＭＳ 明朝" w:hAnsi="Times New Roman"/>
        </w:rPr>
      </w:pPr>
    </w:p>
    <w:p w14:paraId="23002CB4" w14:textId="32B7207A" w:rsidR="0044708B" w:rsidRPr="00B25F19" w:rsidRDefault="00AF0A7A" w:rsidP="00AF0A7A">
      <w:pPr>
        <w:ind w:firstLineChars="100" w:firstLine="210"/>
        <w:rPr>
          <w:rFonts w:ascii="Times New Roman" w:eastAsia="ＭＳ 明朝" w:hAnsi="Times New Roman"/>
        </w:rPr>
      </w:pPr>
      <w:r w:rsidRPr="00B25F19">
        <w:rPr>
          <w:rFonts w:ascii="Times New Roman" w:eastAsia="ＭＳ 明朝" w:hAnsi="Times New Roman"/>
        </w:rPr>
        <w:t xml:space="preserve">18 </w:t>
      </w:r>
      <w:r w:rsidRPr="00B25F19">
        <w:rPr>
          <w:rFonts w:ascii="Times New Roman" w:eastAsia="ＭＳ 明朝" w:hAnsi="Times New Roman"/>
        </w:rPr>
        <w:t>世紀の産業革命以降、エネルギー用途の拡大や人口増加からエネルギー需要が急速に増加し、今後もさらに増加すると見込まれている。特にエネルギー依存度の高い石油や天然ガスなど</w:t>
      </w:r>
      <w:r w:rsidRPr="00B25F19">
        <w:rPr>
          <w:rFonts w:ascii="Times New Roman" w:eastAsia="ＭＳ 明朝" w:hAnsi="Times New Roman"/>
        </w:rPr>
        <w:t xml:space="preserve"> </w:t>
      </w:r>
      <w:r w:rsidRPr="00B25F19">
        <w:rPr>
          <w:rFonts w:ascii="Times New Roman" w:eastAsia="ＭＳ 明朝" w:hAnsi="Times New Roman"/>
        </w:rPr>
        <w:t>の化石燃料資源の枯渇などのエネルギー問題が深刻化してきている。地球温暖化や二酸化炭素排出といった環境問題も</w:t>
      </w:r>
      <w:r w:rsidRPr="00B25F19">
        <w:rPr>
          <w:rFonts w:ascii="Times New Roman" w:eastAsia="ＭＳ 明朝" w:hAnsi="Times New Roman"/>
        </w:rPr>
        <w:t>2015</w:t>
      </w:r>
      <w:r w:rsidRPr="00B25F19">
        <w:rPr>
          <w:rFonts w:ascii="Times New Roman" w:eastAsia="ＭＳ 明朝" w:hAnsi="Times New Roman"/>
        </w:rPr>
        <w:t>年</w:t>
      </w:r>
      <w:r w:rsidRPr="00B25F19">
        <w:rPr>
          <w:rFonts w:ascii="Times New Roman" w:eastAsia="ＭＳ 明朝" w:hAnsi="Times New Roman"/>
        </w:rPr>
        <w:t>12</w:t>
      </w:r>
      <w:r w:rsidRPr="00B25F19">
        <w:rPr>
          <w:rFonts w:ascii="Times New Roman" w:eastAsia="ＭＳ 明朝" w:hAnsi="Times New Roman"/>
        </w:rPr>
        <w:t>月</w:t>
      </w:r>
      <w:r w:rsidRPr="00B25F19">
        <w:rPr>
          <w:rFonts w:ascii="Times New Roman" w:eastAsia="ＭＳ 明朝" w:hAnsi="Times New Roman"/>
        </w:rPr>
        <w:t>12</w:t>
      </w:r>
      <w:r w:rsidRPr="00B25F19">
        <w:rPr>
          <w:rFonts w:ascii="Times New Roman" w:eastAsia="ＭＳ 明朝" w:hAnsi="Times New Roman"/>
        </w:rPr>
        <w:t>日に気候変動を抑制するために温室効果ガスを削減するパリ協定が採択されるなど世界的に取り組みが行われてきている。このような背景から再生可能エネルギーの導入が重要視されている。再生可能エネルギーの増加の要因として電力自由化が挙げられる。電力自由化により電力会社を自由に選ぶことができるようになったため太陽光や風力などの再生可能エネルギーを扱う発電事業を選ぶことができるようになった。こういった背景から主にドイツを含むヨーロッパ諸国では再生可能エネルギーの発電比率が</w:t>
      </w:r>
      <w:r w:rsidRPr="00B25F19">
        <w:rPr>
          <w:rFonts w:ascii="Times New Roman" w:eastAsia="ＭＳ 明朝" w:hAnsi="Times New Roman"/>
        </w:rPr>
        <w:t>20</w:t>
      </w:r>
      <w:r w:rsidRPr="00B25F19">
        <w:rPr>
          <w:rFonts w:ascii="Times New Roman" w:eastAsia="ＭＳ 明朝" w:hAnsi="Times New Roman"/>
        </w:rPr>
        <w:t>％を超え現在も増加傾向にある。</w:t>
      </w:r>
    </w:p>
    <w:p w14:paraId="56CF7EB2" w14:textId="713C4C8A" w:rsidR="00AF0A7A" w:rsidRPr="00B25F19" w:rsidRDefault="00AF0A7A" w:rsidP="00AF0A7A">
      <w:pPr>
        <w:rPr>
          <w:rFonts w:ascii="Times New Roman" w:eastAsia="ＭＳ 明朝" w:hAnsi="Times New Roman"/>
        </w:rPr>
      </w:pPr>
    </w:p>
    <w:p w14:paraId="63191EA5" w14:textId="77777777" w:rsidR="00AF0A7A" w:rsidRPr="00B25F19" w:rsidRDefault="00AF0A7A" w:rsidP="00AF0A7A">
      <w:pPr>
        <w:tabs>
          <w:tab w:val="right" w:leader="dot" w:pos="8400"/>
        </w:tabs>
        <w:rPr>
          <w:rFonts w:ascii="Times New Roman" w:eastAsia="ＭＳ 明朝" w:hAnsi="Times New Roman"/>
        </w:rPr>
      </w:pPr>
    </w:p>
    <w:p w14:paraId="416D4B1C" w14:textId="25493D8A" w:rsidR="00AF0A7A" w:rsidRPr="00B25F19" w:rsidRDefault="00AF0A7A" w:rsidP="00AF0A7A">
      <w:pPr>
        <w:pStyle w:val="a3"/>
        <w:numPr>
          <w:ilvl w:val="1"/>
          <w:numId w:val="5"/>
        </w:numPr>
        <w:tabs>
          <w:tab w:val="right" w:leader="dot" w:pos="8400"/>
        </w:tabs>
        <w:ind w:leftChars="0"/>
        <w:rPr>
          <w:rFonts w:ascii="Times New Roman" w:eastAsia="ＭＳ 明朝" w:hAnsi="Times New Roman"/>
          <w:b/>
          <w:bCs/>
          <w:sz w:val="27"/>
          <w:szCs w:val="28"/>
        </w:rPr>
      </w:pPr>
      <w:r w:rsidRPr="00B25F19">
        <w:rPr>
          <w:rFonts w:ascii="Times New Roman" w:eastAsia="ＭＳ 明朝" w:hAnsi="Times New Roman" w:hint="eastAsia"/>
          <w:b/>
          <w:bCs/>
          <w:sz w:val="27"/>
          <w:szCs w:val="28"/>
        </w:rPr>
        <w:t>再生可能エネルギーの普及促進策</w:t>
      </w:r>
    </w:p>
    <w:p w14:paraId="05CAA79C" w14:textId="77777777" w:rsidR="00AF0A7A" w:rsidRPr="00B25F19" w:rsidRDefault="00AF0A7A" w:rsidP="00AF0A7A">
      <w:pPr>
        <w:tabs>
          <w:tab w:val="right" w:leader="dot" w:pos="8400"/>
        </w:tabs>
        <w:rPr>
          <w:rFonts w:ascii="Times New Roman" w:eastAsia="ＭＳ 明朝" w:hAnsi="Times New Roman"/>
        </w:rPr>
      </w:pPr>
    </w:p>
    <w:p w14:paraId="782B0B6D" w14:textId="6F8993D1" w:rsidR="00AF0A7A" w:rsidRPr="00B25F19" w:rsidRDefault="00AF0A7A" w:rsidP="007A6C25">
      <w:pPr>
        <w:pStyle w:val="a3"/>
        <w:numPr>
          <w:ilvl w:val="2"/>
          <w:numId w:val="5"/>
        </w:numPr>
        <w:tabs>
          <w:tab w:val="right" w:leader="dot" w:pos="8400"/>
        </w:tabs>
        <w:ind w:leftChars="0"/>
        <w:rPr>
          <w:rFonts w:ascii="Times New Roman" w:eastAsia="ＭＳ 明朝" w:hAnsi="Times New Roman"/>
          <w:b/>
          <w:bCs/>
          <w:sz w:val="25"/>
          <w:szCs w:val="26"/>
        </w:rPr>
      </w:pPr>
      <w:r w:rsidRPr="00B25F19">
        <w:rPr>
          <w:rFonts w:ascii="Times New Roman" w:eastAsia="ＭＳ 明朝" w:hAnsi="Times New Roman" w:hint="eastAsia"/>
          <w:b/>
          <w:bCs/>
          <w:sz w:val="25"/>
          <w:szCs w:val="26"/>
        </w:rPr>
        <w:t>電力自由化</w:t>
      </w:r>
    </w:p>
    <w:p w14:paraId="5E86AC37" w14:textId="77777777" w:rsidR="007A6C25" w:rsidRPr="00B25F19" w:rsidRDefault="007A6C25" w:rsidP="007A6C25">
      <w:pPr>
        <w:tabs>
          <w:tab w:val="right" w:leader="dot" w:pos="8400"/>
        </w:tabs>
        <w:rPr>
          <w:rFonts w:ascii="Times New Roman" w:eastAsia="ＭＳ 明朝" w:hAnsi="Times New Roman"/>
          <w:b/>
          <w:bCs/>
          <w:sz w:val="25"/>
          <w:szCs w:val="26"/>
        </w:rPr>
      </w:pPr>
    </w:p>
    <w:p w14:paraId="4CF57546" w14:textId="7316D1E7" w:rsidR="00AF0A7A" w:rsidRPr="00B25F19" w:rsidRDefault="00AF0A7A" w:rsidP="00AF0A7A">
      <w:pPr>
        <w:ind w:firstLineChars="100" w:firstLine="210"/>
        <w:rPr>
          <w:rFonts w:ascii="Times New Roman" w:eastAsia="ＭＳ 明朝" w:hAnsi="Times New Roman"/>
        </w:rPr>
      </w:pPr>
      <w:r w:rsidRPr="00B25F19">
        <w:rPr>
          <w:rFonts w:ascii="Times New Roman" w:eastAsia="ＭＳ 明朝" w:hAnsi="Times New Roman"/>
        </w:rPr>
        <w:t>日本においても電力自由化は</w:t>
      </w:r>
      <w:r w:rsidRPr="00B25F19">
        <w:rPr>
          <w:rFonts w:ascii="Times New Roman" w:eastAsia="ＭＳ 明朝" w:hAnsi="Times New Roman"/>
        </w:rPr>
        <w:t>1995</w:t>
      </w:r>
      <w:r w:rsidRPr="00B25F19">
        <w:rPr>
          <w:rFonts w:ascii="Times New Roman" w:eastAsia="ＭＳ 明朝" w:hAnsi="Times New Roman"/>
        </w:rPr>
        <w:t>年から徐々に進められている。電力自由化の一部として電力小売自由化が挙げられる。電力小売自由化によりどんな家庭であっても電力を売ることができようになった。その影響から家庭用太陽光パネルの普及が進んでいる。</w:t>
      </w:r>
    </w:p>
    <w:p w14:paraId="04457876" w14:textId="4D7F6D60" w:rsidR="00AF0A7A" w:rsidRPr="00B25F19" w:rsidRDefault="00AF0A7A" w:rsidP="00AF0A7A">
      <w:pPr>
        <w:rPr>
          <w:rFonts w:ascii="Times New Roman" w:eastAsia="ＭＳ 明朝" w:hAnsi="Times New Roman"/>
        </w:rPr>
      </w:pPr>
    </w:p>
    <w:p w14:paraId="50F8FEEC" w14:textId="190458B7" w:rsidR="00AF0A7A" w:rsidRPr="00B25F19" w:rsidRDefault="00AF0A7A" w:rsidP="007A6C25">
      <w:pPr>
        <w:pStyle w:val="a3"/>
        <w:numPr>
          <w:ilvl w:val="2"/>
          <w:numId w:val="5"/>
        </w:numPr>
        <w:tabs>
          <w:tab w:val="right" w:leader="dot" w:pos="8400"/>
        </w:tabs>
        <w:ind w:leftChars="0"/>
        <w:rPr>
          <w:rFonts w:ascii="Times New Roman" w:eastAsia="ＭＳ 明朝" w:hAnsi="Times New Roman"/>
          <w:b/>
          <w:bCs/>
          <w:sz w:val="25"/>
          <w:szCs w:val="26"/>
        </w:rPr>
      </w:pPr>
      <w:r w:rsidRPr="00B25F19">
        <w:rPr>
          <w:rFonts w:ascii="Times New Roman" w:eastAsia="ＭＳ 明朝" w:hAnsi="Times New Roman" w:hint="eastAsia"/>
          <w:b/>
          <w:bCs/>
          <w:sz w:val="25"/>
          <w:szCs w:val="26"/>
        </w:rPr>
        <w:t>固定価格買取制度</w:t>
      </w:r>
    </w:p>
    <w:p w14:paraId="178D0BA4" w14:textId="77777777" w:rsidR="007A6C25" w:rsidRPr="00B25F19" w:rsidRDefault="007A6C25" w:rsidP="007A6C25">
      <w:pPr>
        <w:tabs>
          <w:tab w:val="right" w:leader="dot" w:pos="8400"/>
        </w:tabs>
        <w:rPr>
          <w:rFonts w:ascii="Times New Roman" w:eastAsia="ＭＳ 明朝" w:hAnsi="Times New Roman"/>
          <w:b/>
          <w:bCs/>
          <w:sz w:val="25"/>
          <w:szCs w:val="26"/>
        </w:rPr>
      </w:pPr>
    </w:p>
    <w:p w14:paraId="2C93C96D" w14:textId="346A8FC9" w:rsidR="00AF0A7A" w:rsidRPr="00B25F19" w:rsidRDefault="00D440C9" w:rsidP="00AF0A7A">
      <w:pPr>
        <w:rPr>
          <w:rFonts w:ascii="Times New Roman" w:eastAsia="ＭＳ 明朝" w:hAnsi="Times New Roman"/>
        </w:rPr>
      </w:pPr>
      <w:r w:rsidRPr="00B25F19">
        <w:rPr>
          <w:rFonts w:ascii="Times New Roman" w:eastAsia="ＭＳ 明朝" w:hAnsi="Times New Roman" w:hint="eastAsia"/>
        </w:rPr>
        <w:t xml:space="preserve">　</w:t>
      </w:r>
      <w:r w:rsidRPr="00B25F19">
        <w:rPr>
          <w:rFonts w:ascii="Times New Roman" w:eastAsia="ＭＳ 明朝" w:hAnsi="Times New Roman"/>
        </w:rPr>
        <w:t>家庭用太陽光パネルの普及には固定価格買い取り制度（</w:t>
      </w:r>
      <w:r w:rsidRPr="00B25F19">
        <w:rPr>
          <w:rFonts w:ascii="Times New Roman" w:eastAsia="ＭＳ 明朝" w:hAnsi="Times New Roman" w:cs="Times New Roman"/>
        </w:rPr>
        <w:t>FIT</w:t>
      </w:r>
      <w:r w:rsidRPr="00B25F19">
        <w:rPr>
          <w:rFonts w:ascii="Times New Roman" w:eastAsia="ＭＳ 明朝" w:hAnsi="Times New Roman"/>
        </w:rPr>
        <w:t xml:space="preserve"> </w:t>
      </w:r>
      <w:r w:rsidRPr="00B25F19">
        <w:rPr>
          <w:rFonts w:ascii="Times New Roman" w:eastAsia="ＭＳ 明朝" w:hAnsi="Times New Roman"/>
        </w:rPr>
        <w:t>制度）によるものが大きい。</w:t>
      </w:r>
      <w:r w:rsidRPr="00B25F19">
        <w:rPr>
          <w:rFonts w:ascii="Times New Roman" w:eastAsia="ＭＳ 明朝" w:hAnsi="Times New Roman" w:cs="Times New Roman"/>
        </w:rPr>
        <w:t>FIT</w:t>
      </w:r>
      <w:r w:rsidRPr="00B25F19">
        <w:rPr>
          <w:rFonts w:ascii="Times New Roman" w:eastAsia="ＭＳ 明朝" w:hAnsi="Times New Roman"/>
        </w:rPr>
        <w:t>制度とは太陽光で発電した電力の買電価格を売電価格より高くするというものである。図</w:t>
      </w:r>
      <w:r w:rsidRPr="00B25F19">
        <w:rPr>
          <w:rFonts w:ascii="Times New Roman" w:eastAsia="ＭＳ 明朝" w:hAnsi="Times New Roman"/>
        </w:rPr>
        <w:t xml:space="preserve"> 1.1 </w:t>
      </w:r>
      <w:r w:rsidRPr="00B25F19">
        <w:rPr>
          <w:rFonts w:ascii="Times New Roman" w:eastAsia="ＭＳ 明朝" w:hAnsi="Times New Roman"/>
        </w:rPr>
        <w:t>は日本における再生可能エネルギーの増加を示した図である。このように</w:t>
      </w:r>
      <w:r w:rsidRPr="00B25F19">
        <w:rPr>
          <w:rFonts w:ascii="Times New Roman" w:eastAsia="ＭＳ 明朝" w:hAnsi="Times New Roman"/>
        </w:rPr>
        <w:t xml:space="preserve">FIT </w:t>
      </w:r>
      <w:r w:rsidRPr="00B25F19">
        <w:rPr>
          <w:rFonts w:ascii="Times New Roman" w:eastAsia="ＭＳ 明朝" w:hAnsi="Times New Roman"/>
        </w:rPr>
        <w:t>制度の導入から太陽光</w:t>
      </w:r>
      <w:r w:rsidR="007A6C25" w:rsidRPr="00B25F19">
        <w:rPr>
          <w:rFonts w:ascii="Times New Roman" w:eastAsia="ＭＳ 明朝" w:hAnsi="Times New Roman" w:hint="eastAsia"/>
        </w:rPr>
        <w:t>が</w:t>
      </w:r>
      <w:r w:rsidRPr="00B25F19">
        <w:rPr>
          <w:rFonts w:ascii="Times New Roman" w:eastAsia="ＭＳ 明朝" w:hAnsi="Times New Roman"/>
        </w:rPr>
        <w:t>増加</w:t>
      </w:r>
      <w:r w:rsidR="007A6C25" w:rsidRPr="00B25F19">
        <w:rPr>
          <w:rFonts w:ascii="Times New Roman" w:eastAsia="ＭＳ 明朝" w:hAnsi="Times New Roman" w:hint="eastAsia"/>
        </w:rPr>
        <w:t>し</w:t>
      </w:r>
      <w:r w:rsidRPr="00B25F19">
        <w:rPr>
          <w:rFonts w:ascii="Times New Roman" w:eastAsia="ＭＳ 明朝" w:hAnsi="Times New Roman"/>
        </w:rPr>
        <w:t>ている。しかし、太陽光の買電価格と売電価格の差は我々の電気料金に上乗せされている。</w:t>
      </w:r>
      <w:r w:rsidRPr="00B25F19">
        <w:rPr>
          <w:rFonts w:ascii="Times New Roman" w:eastAsia="ＭＳ 明朝" w:hAnsi="Times New Roman"/>
        </w:rPr>
        <w:t xml:space="preserve"> </w:t>
      </w:r>
      <w:r w:rsidRPr="00B25F19">
        <w:rPr>
          <w:rFonts w:ascii="Times New Roman" w:eastAsia="ＭＳ 明朝" w:hAnsi="Times New Roman"/>
        </w:rPr>
        <w:t>また、買取価格は年々低下しており、新規参入が難しくなっている。こういった問題から今後安定的に発電を継続していくためにコスト低減をする必要がある。</w:t>
      </w:r>
    </w:p>
    <w:p w14:paraId="0F3E1F9B" w14:textId="5D4F29AA" w:rsidR="00D440C9" w:rsidRPr="00B25F19" w:rsidRDefault="00D440C9" w:rsidP="00AF0A7A">
      <w:pPr>
        <w:rPr>
          <w:rFonts w:ascii="Times New Roman" w:eastAsia="ＭＳ 明朝" w:hAnsi="Times New Roman"/>
        </w:rPr>
      </w:pPr>
    </w:p>
    <w:p w14:paraId="40FE4CFA" w14:textId="76DBF413" w:rsidR="00D440C9" w:rsidRPr="00B25F19" w:rsidRDefault="00D440C9" w:rsidP="00AF0A7A">
      <w:pPr>
        <w:rPr>
          <w:rFonts w:ascii="Times New Roman" w:eastAsia="ＭＳ 明朝" w:hAnsi="Times New Roman"/>
        </w:rPr>
      </w:pPr>
    </w:p>
    <w:p w14:paraId="1DBEC34C" w14:textId="3A56EB9D" w:rsidR="00D440C9" w:rsidRPr="00B25F19" w:rsidRDefault="00D440C9" w:rsidP="00AF0A7A">
      <w:pPr>
        <w:rPr>
          <w:rFonts w:ascii="Times New Roman" w:eastAsia="ＭＳ 明朝" w:hAnsi="Times New Roman"/>
        </w:rPr>
      </w:pPr>
    </w:p>
    <w:p w14:paraId="3399B7EF" w14:textId="4233BE93" w:rsidR="00D440C9" w:rsidRPr="00B25F19" w:rsidRDefault="00D440C9" w:rsidP="00AF0A7A">
      <w:pPr>
        <w:rPr>
          <w:rFonts w:ascii="Times New Roman" w:eastAsia="ＭＳ 明朝" w:hAnsi="Times New Roman"/>
        </w:rPr>
      </w:pPr>
      <w:r w:rsidRPr="00B25F19">
        <w:rPr>
          <w:rFonts w:ascii="Times New Roman" w:eastAsia="ＭＳ 明朝" w:hAnsi="Times New Roman"/>
          <w:noProof/>
        </w:rPr>
        <w:lastRenderedPageBreak/>
        <w:drawing>
          <wp:anchor distT="0" distB="0" distL="114300" distR="114300" simplePos="0" relativeHeight="251658240" behindDoc="1" locked="0" layoutInCell="1" allowOverlap="1" wp14:anchorId="5622F4BA" wp14:editId="26F4A8BE">
            <wp:simplePos x="0" y="0"/>
            <wp:positionH relativeFrom="margin">
              <wp:align>right</wp:align>
            </wp:positionH>
            <wp:positionV relativeFrom="paragraph">
              <wp:posOffset>35184</wp:posOffset>
            </wp:positionV>
            <wp:extent cx="5400675" cy="3268095"/>
            <wp:effectExtent l="0" t="0" r="0" b="8890"/>
            <wp:wrapNone/>
            <wp:docPr id="1"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グラフ&#10;&#10;自動的に生成された説明"/>
                    <pic:cNvPicPr/>
                  </pic:nvPicPr>
                  <pic:blipFill>
                    <a:blip r:embed="rId9">
                      <a:extLst>
                        <a:ext uri="{28A0092B-C50C-407E-A947-70E740481C1C}">
                          <a14:useLocalDpi xmlns:a14="http://schemas.microsoft.com/office/drawing/2010/main" val="0"/>
                        </a:ext>
                      </a:extLst>
                    </a:blip>
                    <a:stretch>
                      <a:fillRect/>
                    </a:stretch>
                  </pic:blipFill>
                  <pic:spPr>
                    <a:xfrm>
                      <a:off x="0" y="0"/>
                      <a:ext cx="5400675" cy="3268095"/>
                    </a:xfrm>
                    <a:prstGeom prst="rect">
                      <a:avLst/>
                    </a:prstGeom>
                  </pic:spPr>
                </pic:pic>
              </a:graphicData>
            </a:graphic>
            <wp14:sizeRelH relativeFrom="margin">
              <wp14:pctWidth>0</wp14:pctWidth>
            </wp14:sizeRelH>
            <wp14:sizeRelV relativeFrom="margin">
              <wp14:pctHeight>0</wp14:pctHeight>
            </wp14:sizeRelV>
          </wp:anchor>
        </w:drawing>
      </w:r>
    </w:p>
    <w:p w14:paraId="3B2CBB57" w14:textId="3E1BC57B" w:rsidR="00D440C9" w:rsidRPr="00B25F19" w:rsidRDefault="00D440C9" w:rsidP="00AF0A7A">
      <w:pPr>
        <w:rPr>
          <w:rFonts w:ascii="Times New Roman" w:eastAsia="ＭＳ 明朝" w:hAnsi="Times New Roman"/>
        </w:rPr>
      </w:pPr>
    </w:p>
    <w:p w14:paraId="4A73E775" w14:textId="5B83634C" w:rsidR="00D440C9" w:rsidRPr="00B25F19" w:rsidRDefault="00D440C9" w:rsidP="00AF0A7A">
      <w:pPr>
        <w:rPr>
          <w:rFonts w:ascii="Times New Roman" w:eastAsia="ＭＳ 明朝" w:hAnsi="Times New Roman"/>
        </w:rPr>
      </w:pPr>
    </w:p>
    <w:p w14:paraId="5A8534BF" w14:textId="434570EF" w:rsidR="00D440C9" w:rsidRPr="00B25F19" w:rsidRDefault="00D440C9" w:rsidP="00AF0A7A">
      <w:pPr>
        <w:rPr>
          <w:rFonts w:ascii="Times New Roman" w:eastAsia="ＭＳ 明朝" w:hAnsi="Times New Roman"/>
        </w:rPr>
      </w:pPr>
    </w:p>
    <w:p w14:paraId="5A0A49BA" w14:textId="57BB5AA8" w:rsidR="00D440C9" w:rsidRPr="00B25F19" w:rsidRDefault="00D440C9" w:rsidP="00AF0A7A">
      <w:pPr>
        <w:rPr>
          <w:rFonts w:ascii="Times New Roman" w:eastAsia="ＭＳ 明朝" w:hAnsi="Times New Roman"/>
        </w:rPr>
      </w:pPr>
    </w:p>
    <w:p w14:paraId="4991C30F" w14:textId="6DE41133" w:rsidR="00D440C9" w:rsidRDefault="00D440C9" w:rsidP="00AF0A7A">
      <w:pPr>
        <w:rPr>
          <w:rFonts w:ascii="Times New Roman" w:eastAsia="ＭＳ 明朝" w:hAnsi="Times New Roman"/>
        </w:rPr>
      </w:pPr>
    </w:p>
    <w:p w14:paraId="6174B8ED" w14:textId="55E74F69" w:rsidR="000574AA" w:rsidRDefault="000574AA" w:rsidP="00AF0A7A">
      <w:pPr>
        <w:rPr>
          <w:rFonts w:ascii="Times New Roman" w:eastAsia="ＭＳ 明朝" w:hAnsi="Times New Roman"/>
        </w:rPr>
      </w:pPr>
    </w:p>
    <w:p w14:paraId="25DE5DE4" w14:textId="5EC4B923" w:rsidR="000574AA" w:rsidRDefault="000574AA" w:rsidP="00AF0A7A">
      <w:pPr>
        <w:rPr>
          <w:rFonts w:ascii="Times New Roman" w:eastAsia="ＭＳ 明朝" w:hAnsi="Times New Roman"/>
        </w:rPr>
      </w:pPr>
    </w:p>
    <w:p w14:paraId="3BFF4E3B" w14:textId="4C68F118" w:rsidR="000574AA" w:rsidRDefault="000574AA" w:rsidP="00AF0A7A">
      <w:pPr>
        <w:rPr>
          <w:rFonts w:ascii="Times New Roman" w:eastAsia="ＭＳ 明朝" w:hAnsi="Times New Roman"/>
        </w:rPr>
      </w:pPr>
    </w:p>
    <w:p w14:paraId="70F60061" w14:textId="77777777" w:rsidR="000574AA" w:rsidRPr="00B25F19" w:rsidRDefault="000574AA" w:rsidP="00AF0A7A">
      <w:pPr>
        <w:rPr>
          <w:rFonts w:ascii="Times New Roman" w:eastAsia="ＭＳ 明朝" w:hAnsi="Times New Roman"/>
        </w:rPr>
      </w:pPr>
    </w:p>
    <w:p w14:paraId="0D849819" w14:textId="32CBAB9C" w:rsidR="00D440C9" w:rsidRPr="00B25F19" w:rsidRDefault="00D440C9" w:rsidP="00AF0A7A">
      <w:pPr>
        <w:rPr>
          <w:rFonts w:ascii="Times New Roman" w:eastAsia="ＭＳ 明朝" w:hAnsi="Times New Roman"/>
        </w:rPr>
      </w:pPr>
    </w:p>
    <w:p w14:paraId="4A833FCF" w14:textId="2833D49F" w:rsidR="00D440C9" w:rsidRPr="00B25F19" w:rsidRDefault="00D440C9" w:rsidP="00AF0A7A">
      <w:pPr>
        <w:rPr>
          <w:rFonts w:ascii="Times New Roman" w:eastAsia="ＭＳ 明朝" w:hAnsi="Times New Roman"/>
        </w:rPr>
      </w:pPr>
    </w:p>
    <w:p w14:paraId="6770AB3B" w14:textId="6865DD9C" w:rsidR="00D440C9" w:rsidRPr="00B25F19" w:rsidRDefault="00D440C9" w:rsidP="00AF0A7A">
      <w:pPr>
        <w:rPr>
          <w:rFonts w:ascii="Times New Roman" w:eastAsia="ＭＳ 明朝" w:hAnsi="Times New Roman"/>
        </w:rPr>
      </w:pPr>
    </w:p>
    <w:p w14:paraId="26F38815" w14:textId="02AB6BCB" w:rsidR="00D440C9" w:rsidRPr="00B25F19" w:rsidRDefault="00D440C9" w:rsidP="00AF0A7A">
      <w:pPr>
        <w:rPr>
          <w:rFonts w:ascii="Times New Roman" w:eastAsia="ＭＳ 明朝" w:hAnsi="Times New Roman"/>
        </w:rPr>
      </w:pPr>
      <w:r w:rsidRPr="00B25F19">
        <w:rPr>
          <w:rFonts w:ascii="Times New Roman" w:eastAsia="ＭＳ 明朝" w:hAnsi="Times New Roman"/>
          <w:noProof/>
        </w:rPr>
        <mc:AlternateContent>
          <mc:Choice Requires="wps">
            <w:drawing>
              <wp:anchor distT="0" distB="0" distL="114300" distR="114300" simplePos="0" relativeHeight="251659264" behindDoc="1" locked="0" layoutInCell="1" allowOverlap="1" wp14:anchorId="377AF7F5" wp14:editId="12FA5446">
                <wp:simplePos x="0" y="0"/>
                <wp:positionH relativeFrom="column">
                  <wp:posOffset>2888615</wp:posOffset>
                </wp:positionH>
                <wp:positionV relativeFrom="paragraph">
                  <wp:posOffset>187325</wp:posOffset>
                </wp:positionV>
                <wp:extent cx="1797050" cy="260350"/>
                <wp:effectExtent l="0" t="0" r="0" b="6350"/>
                <wp:wrapNone/>
                <wp:docPr id="2" name="テキスト ボックス 2"/>
                <wp:cNvGraphicFramePr/>
                <a:graphic xmlns:a="http://schemas.openxmlformats.org/drawingml/2006/main">
                  <a:graphicData uri="http://schemas.microsoft.com/office/word/2010/wordprocessingShape">
                    <wps:wsp>
                      <wps:cNvSpPr txBox="1"/>
                      <wps:spPr>
                        <a:xfrm>
                          <a:off x="0" y="0"/>
                          <a:ext cx="1797050" cy="260350"/>
                        </a:xfrm>
                        <a:prstGeom prst="rect">
                          <a:avLst/>
                        </a:prstGeom>
                        <a:solidFill>
                          <a:schemeClr val="lt1"/>
                        </a:solidFill>
                        <a:ln w="6350">
                          <a:noFill/>
                        </a:ln>
                      </wps:spPr>
                      <wps:txbx>
                        <w:txbxContent>
                          <w:p w14:paraId="7089D32B" w14:textId="2BCE06D3" w:rsidR="00D440C9" w:rsidRPr="00D440C9" w:rsidRDefault="00D440C9">
                            <w:pPr>
                              <w:rPr>
                                <w:sz w:val="11"/>
                                <w:szCs w:val="12"/>
                              </w:rPr>
                            </w:pPr>
                            <w:r>
                              <w:rPr>
                                <w:rFonts w:hint="eastAsia"/>
                                <w:sz w:val="11"/>
                                <w:szCs w:val="12"/>
                              </w:rPr>
                              <w:t>出典</w:t>
                            </w:r>
                            <w:r w:rsidRPr="00D440C9">
                              <w:rPr>
                                <w:rFonts w:hint="eastAsia"/>
                                <w:sz w:val="11"/>
                                <w:szCs w:val="12"/>
                              </w:rPr>
                              <w:t>: 資源エネルギー庁データなどからISEP作成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7AF7F5" id="_x0000_t202" coordsize="21600,21600" o:spt="202" path="m,l,21600r21600,l21600,xe">
                <v:stroke joinstyle="miter"/>
                <v:path gradientshapeok="t" o:connecttype="rect"/>
              </v:shapetype>
              <v:shape id="テキスト ボックス 2" o:spid="_x0000_s1026" type="#_x0000_t202" style="position:absolute;left:0;text-align:left;margin-left:227.45pt;margin-top:14.75pt;width:141.5pt;height:2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" fillcolor="white [3201]" stroked="f" strokeweight=".5pt">
                <v:textbox>
                  <w:txbxContent>
                    <w:p w14:paraId="7089D32B" w14:textId="2BCE06D3" w:rsidR="00D440C9" w:rsidRPr="00D440C9" w:rsidRDefault="00D440C9">
                      <w:pPr>
                        <w:rPr>
                          <w:sz w:val="11"/>
                          <w:szCs w:val="12"/>
                        </w:rPr>
                      </w:pPr>
                      <w:r>
                        <w:rPr>
                          <w:rFonts w:hint="eastAsia"/>
                          <w:sz w:val="11"/>
                          <w:szCs w:val="12"/>
                        </w:rPr>
                        <w:t>出典</w:t>
                      </w:r>
                      <w:r w:rsidRPr="00D440C9">
                        <w:rPr>
                          <w:rFonts w:hint="eastAsia"/>
                          <w:sz w:val="11"/>
                          <w:szCs w:val="12"/>
                        </w:rPr>
                        <w:t>: 資源エネルギー庁データなどからISEP作成</w:t>
                      </w:r>
                    </w:p>
                  </w:txbxContent>
                </v:textbox>
              </v:shape>
            </w:pict>
          </mc:Fallback>
        </mc:AlternateContent>
      </w:r>
    </w:p>
    <w:p w14:paraId="27A2C110" w14:textId="60504672" w:rsidR="00D440C9" w:rsidRPr="00B25F19" w:rsidRDefault="00D440C9" w:rsidP="00AF0A7A">
      <w:pPr>
        <w:rPr>
          <w:rFonts w:ascii="Times New Roman" w:eastAsia="ＭＳ 明朝" w:hAnsi="Times New Roman"/>
        </w:rPr>
      </w:pPr>
    </w:p>
    <w:p w14:paraId="753FB327" w14:textId="533D75C9" w:rsidR="00D440C9" w:rsidRDefault="00D440C9" w:rsidP="00D440C9">
      <w:pPr>
        <w:jc w:val="center"/>
        <w:rPr>
          <w:rFonts w:ascii="Times New Roman" w:eastAsia="ＭＳ 明朝" w:hAnsi="Times New Roman"/>
        </w:rPr>
      </w:pPr>
      <w:r w:rsidRPr="00B25F19">
        <w:rPr>
          <w:rFonts w:ascii="Times New Roman" w:eastAsia="ＭＳ 明朝" w:hAnsi="Times New Roman" w:hint="eastAsia"/>
        </w:rPr>
        <w:t>図</w:t>
      </w:r>
      <w:r w:rsidRPr="00B25F19">
        <w:rPr>
          <w:rFonts w:ascii="Times New Roman" w:eastAsia="ＭＳ 明朝" w:hAnsi="Times New Roman" w:hint="eastAsia"/>
        </w:rPr>
        <w:t>1.1</w:t>
      </w:r>
      <w:r w:rsidRPr="00B25F19">
        <w:rPr>
          <w:rFonts w:ascii="Times New Roman" w:eastAsia="ＭＳ 明朝" w:hAnsi="Times New Roman" w:hint="eastAsia"/>
        </w:rPr>
        <w:t xml:space="preserve">　日本国内の自然エネルギー発電設備の累積導入量の推移</w:t>
      </w:r>
    </w:p>
    <w:p w14:paraId="77DC8D69" w14:textId="16E6C380" w:rsidR="00E05AF2" w:rsidRPr="00B25F19" w:rsidRDefault="00E05AF2" w:rsidP="00D440C9">
      <w:pPr>
        <w:jc w:val="center"/>
        <w:rPr>
          <w:rFonts w:ascii="Times New Roman" w:eastAsia="ＭＳ 明朝" w:hAnsi="Times New Roman"/>
        </w:rPr>
      </w:pPr>
      <w:r>
        <w:rPr>
          <w:rFonts w:ascii="Times New Roman" w:eastAsia="ＭＳ 明朝" w:hAnsi="Times New Roman"/>
        </w:rPr>
        <w:t>F</w:t>
      </w:r>
      <w:r>
        <w:rPr>
          <w:rFonts w:ascii="Times New Roman" w:eastAsia="ＭＳ 明朝" w:hAnsi="Times New Roman" w:hint="eastAsia"/>
        </w:rPr>
        <w:t>ig</w:t>
      </w:r>
      <w:r>
        <w:rPr>
          <w:rFonts w:ascii="Times New Roman" w:eastAsia="ＭＳ 明朝" w:hAnsi="Times New Roman"/>
        </w:rPr>
        <w:t xml:space="preserve">. 1.1 </w:t>
      </w:r>
      <w:r w:rsidRPr="00E05AF2">
        <w:rPr>
          <w:rFonts w:ascii="Times New Roman" w:eastAsia="ＭＳ 明朝" w:hAnsi="Times New Roman"/>
        </w:rPr>
        <w:t>Cumulative Installation of Renewable Energy Power Generation Facilities in Japan</w:t>
      </w:r>
    </w:p>
    <w:p w14:paraId="5F761989" w14:textId="1082B5B0" w:rsidR="00D440C9" w:rsidRPr="00B25F19" w:rsidRDefault="00D440C9" w:rsidP="00AF0A7A">
      <w:pPr>
        <w:rPr>
          <w:rFonts w:ascii="Times New Roman" w:eastAsia="ＭＳ 明朝" w:hAnsi="Times New Roman"/>
        </w:rPr>
      </w:pPr>
    </w:p>
    <w:p w14:paraId="4145D610" w14:textId="30E0B470" w:rsidR="0042614C" w:rsidRPr="00B25F19" w:rsidRDefault="0042614C" w:rsidP="00AF0A7A">
      <w:pPr>
        <w:rPr>
          <w:rFonts w:ascii="Times New Roman" w:eastAsia="ＭＳ 明朝" w:hAnsi="Times New Roman"/>
        </w:rPr>
      </w:pPr>
    </w:p>
    <w:p w14:paraId="37770BC6" w14:textId="28798133" w:rsidR="00735C4F" w:rsidRDefault="00735C4F" w:rsidP="00AF0A7A">
      <w:pPr>
        <w:rPr>
          <w:rFonts w:ascii="Times New Roman" w:eastAsia="ＭＳ 明朝" w:hAnsi="Times New Roman"/>
        </w:rPr>
      </w:pPr>
    </w:p>
    <w:p w14:paraId="585E5406" w14:textId="35CA437F" w:rsidR="000574AA" w:rsidRDefault="000574AA" w:rsidP="00AF0A7A">
      <w:pPr>
        <w:rPr>
          <w:rFonts w:ascii="Times New Roman" w:eastAsia="ＭＳ 明朝" w:hAnsi="Times New Roman"/>
        </w:rPr>
      </w:pPr>
    </w:p>
    <w:p w14:paraId="2B8C2665" w14:textId="77777777" w:rsidR="000574AA" w:rsidRPr="00B25F19" w:rsidRDefault="000574AA" w:rsidP="00AF0A7A">
      <w:pPr>
        <w:rPr>
          <w:rFonts w:ascii="Times New Roman" w:eastAsia="ＭＳ 明朝" w:hAnsi="Times New Roman"/>
        </w:rPr>
      </w:pPr>
    </w:p>
    <w:p w14:paraId="5D22A055" w14:textId="146DCFAC" w:rsidR="00735C4F" w:rsidRPr="00B25F19" w:rsidRDefault="00735C4F" w:rsidP="00AF0A7A">
      <w:pPr>
        <w:rPr>
          <w:rFonts w:ascii="Times New Roman" w:eastAsia="ＭＳ 明朝" w:hAnsi="Times New Roman"/>
        </w:rPr>
      </w:pPr>
    </w:p>
    <w:p w14:paraId="76FDE0B6" w14:textId="77777777" w:rsidR="00735C4F" w:rsidRPr="00B25F19" w:rsidRDefault="00735C4F" w:rsidP="00AF0A7A">
      <w:pPr>
        <w:rPr>
          <w:rFonts w:ascii="Times New Roman" w:eastAsia="ＭＳ 明朝" w:hAnsi="Times New Roman"/>
        </w:rPr>
      </w:pPr>
    </w:p>
    <w:p w14:paraId="361B2D5F" w14:textId="2DE6C9FC" w:rsidR="00D440C9" w:rsidRDefault="0042614C" w:rsidP="0042614C">
      <w:pPr>
        <w:jc w:val="center"/>
        <w:rPr>
          <w:rFonts w:ascii="Times New Roman" w:eastAsia="ＭＳ 明朝" w:hAnsi="Times New Roman"/>
        </w:rPr>
      </w:pPr>
      <w:r w:rsidRPr="00B25F19">
        <w:rPr>
          <w:rFonts w:ascii="Times New Roman" w:eastAsia="ＭＳ 明朝" w:hAnsi="Times New Roman" w:hint="eastAsia"/>
        </w:rPr>
        <w:t>表</w:t>
      </w:r>
      <w:r w:rsidRPr="00B25F19">
        <w:rPr>
          <w:rFonts w:ascii="Times New Roman" w:eastAsia="ＭＳ 明朝" w:hAnsi="Times New Roman" w:hint="eastAsia"/>
        </w:rPr>
        <w:t>1.1</w:t>
      </w:r>
      <w:r w:rsidRPr="00B25F19">
        <w:rPr>
          <w:rFonts w:ascii="Times New Roman" w:eastAsia="ＭＳ 明朝" w:hAnsi="Times New Roman" w:hint="eastAsia"/>
        </w:rPr>
        <w:t xml:space="preserve">　太陽光電力買取価格の変化</w:t>
      </w:r>
    </w:p>
    <w:p w14:paraId="09DFA324" w14:textId="16227C0A" w:rsidR="00E05AF2" w:rsidRPr="00B25F19" w:rsidRDefault="00E05AF2" w:rsidP="0042614C">
      <w:pPr>
        <w:jc w:val="center"/>
        <w:rPr>
          <w:rFonts w:ascii="Times New Roman" w:eastAsia="ＭＳ 明朝" w:hAnsi="Times New Roman"/>
        </w:rPr>
      </w:pPr>
      <w:r>
        <w:rPr>
          <w:rFonts w:ascii="Times New Roman" w:eastAsia="ＭＳ 明朝" w:hAnsi="Times New Roman"/>
        </w:rPr>
        <w:t xml:space="preserve">Table 1.1 </w:t>
      </w:r>
      <w:r w:rsidRPr="00E05AF2">
        <w:rPr>
          <w:rFonts w:ascii="Times New Roman" w:eastAsia="ＭＳ 明朝" w:hAnsi="Times New Roman"/>
        </w:rPr>
        <w:t>Changes in solar power purchase price</w:t>
      </w:r>
    </w:p>
    <w:tbl>
      <w:tblPr>
        <w:tblStyle w:val="a8"/>
        <w:tblW w:w="0" w:type="auto"/>
        <w:tblLook w:val="04A0" w:firstRow="1" w:lastRow="0" w:firstColumn="1" w:lastColumn="0" w:noHBand="0" w:noVBand="1"/>
      </w:tblPr>
      <w:tblGrid>
        <w:gridCol w:w="1555"/>
        <w:gridCol w:w="3543"/>
        <w:gridCol w:w="3396"/>
      </w:tblGrid>
      <w:tr w:rsidR="0042614C" w:rsidRPr="00B25F19" w14:paraId="3AE2F0DF" w14:textId="77777777" w:rsidTr="0042614C">
        <w:tc>
          <w:tcPr>
            <w:tcW w:w="1555" w:type="dxa"/>
          </w:tcPr>
          <w:p w14:paraId="45C2F593" w14:textId="77777777" w:rsidR="0042614C" w:rsidRPr="00B25F19" w:rsidRDefault="0042614C" w:rsidP="0042614C">
            <w:pPr>
              <w:jc w:val="center"/>
              <w:rPr>
                <w:rFonts w:ascii="Times New Roman" w:eastAsia="ＭＳ 明朝" w:hAnsi="Times New Roman"/>
              </w:rPr>
            </w:pPr>
          </w:p>
        </w:tc>
        <w:tc>
          <w:tcPr>
            <w:tcW w:w="3543" w:type="dxa"/>
          </w:tcPr>
          <w:p w14:paraId="6353EAEE" w14:textId="499C83B9" w:rsidR="0042614C" w:rsidRPr="00B25F19" w:rsidRDefault="0042614C" w:rsidP="0042614C">
            <w:pPr>
              <w:jc w:val="center"/>
              <w:rPr>
                <w:rFonts w:ascii="Times New Roman" w:eastAsia="ＭＳ 明朝" w:hAnsi="Times New Roman"/>
              </w:rPr>
            </w:pPr>
            <w:r w:rsidRPr="00B25F19">
              <w:rPr>
                <w:rFonts w:ascii="Times New Roman" w:eastAsia="ＭＳ 明朝" w:hAnsi="Times New Roman" w:hint="eastAsia"/>
              </w:rPr>
              <w:t>事業用太陽光</w:t>
            </w:r>
            <w:r w:rsidRPr="00B25F19">
              <w:rPr>
                <w:rFonts w:ascii="Times New Roman" w:eastAsia="ＭＳ 明朝" w:hAnsi="Times New Roman" w:hint="eastAsia"/>
              </w:rPr>
              <w:t>(10</w:t>
            </w:r>
            <w:r w:rsidRPr="00B25F19">
              <w:rPr>
                <w:rFonts w:ascii="Times New Roman" w:eastAsia="ＭＳ 明朝" w:hAnsi="Times New Roman" w:cs="Times New Roman"/>
              </w:rPr>
              <w:t>kW</w:t>
            </w:r>
            <w:r w:rsidRPr="00B25F19">
              <w:rPr>
                <w:rFonts w:ascii="Times New Roman" w:eastAsia="ＭＳ 明朝" w:hAnsi="Times New Roman" w:hint="eastAsia"/>
              </w:rPr>
              <w:t>以上</w:t>
            </w:r>
            <w:r w:rsidRPr="00B25F19">
              <w:rPr>
                <w:rFonts w:ascii="Times New Roman" w:eastAsia="ＭＳ 明朝" w:hAnsi="Times New Roman" w:hint="eastAsia"/>
              </w:rPr>
              <w:t>)</w:t>
            </w:r>
          </w:p>
        </w:tc>
        <w:tc>
          <w:tcPr>
            <w:tcW w:w="3396" w:type="dxa"/>
          </w:tcPr>
          <w:p w14:paraId="2568A732" w14:textId="6A0896AB" w:rsidR="0042614C" w:rsidRPr="00B25F19" w:rsidRDefault="0042614C" w:rsidP="0042614C">
            <w:pPr>
              <w:jc w:val="center"/>
              <w:rPr>
                <w:rFonts w:ascii="Times New Roman" w:eastAsia="ＭＳ 明朝" w:hAnsi="Times New Roman"/>
              </w:rPr>
            </w:pPr>
            <w:r w:rsidRPr="00B25F19">
              <w:rPr>
                <w:rFonts w:ascii="Times New Roman" w:eastAsia="ＭＳ 明朝" w:hAnsi="Times New Roman" w:hint="eastAsia"/>
              </w:rPr>
              <w:t>家庭用太陽</w:t>
            </w:r>
            <w:r w:rsidRPr="00B25F19">
              <w:rPr>
                <w:rFonts w:ascii="Times New Roman" w:eastAsia="ＭＳ 明朝" w:hAnsi="Times New Roman" w:hint="eastAsia"/>
              </w:rPr>
              <w:t>(10</w:t>
            </w:r>
            <w:r w:rsidRPr="00B25F19">
              <w:rPr>
                <w:rFonts w:ascii="Times New Roman" w:eastAsia="ＭＳ 明朝" w:hAnsi="Times New Roman" w:cs="Times New Roman"/>
              </w:rPr>
              <w:t>kW</w:t>
            </w:r>
            <w:r w:rsidRPr="00B25F19">
              <w:rPr>
                <w:rFonts w:ascii="Times New Roman" w:eastAsia="ＭＳ 明朝" w:hAnsi="Times New Roman" w:hint="eastAsia"/>
              </w:rPr>
              <w:t>未満</w:t>
            </w:r>
            <w:r w:rsidRPr="00B25F19">
              <w:rPr>
                <w:rFonts w:ascii="Times New Roman" w:eastAsia="ＭＳ 明朝" w:hAnsi="Times New Roman" w:hint="eastAsia"/>
              </w:rPr>
              <w:t>)</w:t>
            </w:r>
          </w:p>
        </w:tc>
      </w:tr>
      <w:tr w:rsidR="0042614C" w:rsidRPr="00B25F19" w14:paraId="3E739238" w14:textId="77777777" w:rsidTr="0042614C">
        <w:tc>
          <w:tcPr>
            <w:tcW w:w="1555" w:type="dxa"/>
          </w:tcPr>
          <w:p w14:paraId="2F3F6E55" w14:textId="5EBC4A9E" w:rsidR="0042614C" w:rsidRPr="00B25F19" w:rsidRDefault="0042614C" w:rsidP="0042614C">
            <w:pPr>
              <w:jc w:val="center"/>
              <w:rPr>
                <w:rFonts w:ascii="Times New Roman" w:eastAsia="ＭＳ 明朝" w:hAnsi="Times New Roman"/>
              </w:rPr>
            </w:pPr>
            <w:r w:rsidRPr="00B25F19">
              <w:rPr>
                <w:rFonts w:ascii="Times New Roman" w:eastAsia="ＭＳ 明朝" w:hAnsi="Times New Roman" w:hint="eastAsia"/>
              </w:rPr>
              <w:t>平成</w:t>
            </w:r>
            <w:r w:rsidRPr="00B25F19">
              <w:rPr>
                <w:rFonts w:ascii="Times New Roman" w:eastAsia="ＭＳ 明朝" w:hAnsi="Times New Roman" w:hint="eastAsia"/>
              </w:rPr>
              <w:t>24</w:t>
            </w:r>
            <w:r w:rsidRPr="00B25F19">
              <w:rPr>
                <w:rFonts w:ascii="Times New Roman" w:eastAsia="ＭＳ 明朝" w:hAnsi="Times New Roman" w:hint="eastAsia"/>
              </w:rPr>
              <w:t>年度</w:t>
            </w:r>
          </w:p>
        </w:tc>
        <w:tc>
          <w:tcPr>
            <w:tcW w:w="3543" w:type="dxa"/>
          </w:tcPr>
          <w:p w14:paraId="2F788C1F" w14:textId="4D490EA5" w:rsidR="0042614C" w:rsidRPr="00B25F19" w:rsidRDefault="0042614C" w:rsidP="0042614C">
            <w:pPr>
              <w:jc w:val="center"/>
              <w:rPr>
                <w:rFonts w:ascii="Times New Roman" w:eastAsia="ＭＳ 明朝" w:hAnsi="Times New Roman"/>
              </w:rPr>
            </w:pPr>
            <w:r w:rsidRPr="00B25F19">
              <w:rPr>
                <w:rFonts w:ascii="Times New Roman" w:eastAsia="ＭＳ 明朝" w:hAnsi="Times New Roman" w:hint="eastAsia"/>
              </w:rPr>
              <w:t>40</w:t>
            </w:r>
            <w:r w:rsidRPr="00B25F19">
              <w:rPr>
                <w:rFonts w:ascii="Times New Roman" w:eastAsia="ＭＳ 明朝" w:hAnsi="Times New Roman" w:hint="eastAsia"/>
              </w:rPr>
              <w:t>円</w:t>
            </w:r>
            <w:r w:rsidRPr="00B25F19">
              <w:rPr>
                <w:rFonts w:ascii="Times New Roman" w:eastAsia="ＭＳ 明朝" w:hAnsi="Times New Roman" w:hint="eastAsia"/>
              </w:rPr>
              <w:t>/</w:t>
            </w:r>
            <w:r w:rsidRPr="00B25F19">
              <w:rPr>
                <w:rFonts w:ascii="Times New Roman" w:eastAsia="ＭＳ 明朝" w:hAnsi="Times New Roman" w:cs="Times New Roman"/>
              </w:rPr>
              <w:t>kWh</w:t>
            </w:r>
          </w:p>
        </w:tc>
        <w:tc>
          <w:tcPr>
            <w:tcW w:w="3396" w:type="dxa"/>
          </w:tcPr>
          <w:p w14:paraId="3EA4418D" w14:textId="3751A2F5" w:rsidR="0042614C" w:rsidRPr="00B25F19" w:rsidRDefault="0042614C" w:rsidP="0042614C">
            <w:pPr>
              <w:jc w:val="center"/>
              <w:rPr>
                <w:rFonts w:ascii="Times New Roman" w:eastAsia="ＭＳ 明朝" w:hAnsi="Times New Roman"/>
              </w:rPr>
            </w:pPr>
            <w:r w:rsidRPr="00B25F19">
              <w:rPr>
                <w:rFonts w:ascii="Times New Roman" w:eastAsia="ＭＳ 明朝" w:hAnsi="Times New Roman" w:hint="eastAsia"/>
              </w:rPr>
              <w:t>42</w:t>
            </w:r>
            <w:r w:rsidRPr="00B25F19">
              <w:rPr>
                <w:rFonts w:ascii="Times New Roman" w:eastAsia="ＭＳ 明朝" w:hAnsi="Times New Roman" w:hint="eastAsia"/>
              </w:rPr>
              <w:t>円</w:t>
            </w:r>
            <w:r w:rsidRPr="00B25F19">
              <w:rPr>
                <w:rFonts w:ascii="Times New Roman" w:eastAsia="ＭＳ 明朝" w:hAnsi="Times New Roman" w:hint="eastAsia"/>
              </w:rPr>
              <w:t>/</w:t>
            </w:r>
            <w:r w:rsidRPr="00B25F19">
              <w:rPr>
                <w:rFonts w:ascii="Times New Roman" w:eastAsia="ＭＳ 明朝" w:hAnsi="Times New Roman" w:cs="Times New Roman"/>
              </w:rPr>
              <w:t>kWh</w:t>
            </w:r>
          </w:p>
        </w:tc>
      </w:tr>
      <w:tr w:rsidR="0042614C" w:rsidRPr="00B25F19" w14:paraId="23E324DA" w14:textId="77777777" w:rsidTr="0042614C">
        <w:tc>
          <w:tcPr>
            <w:tcW w:w="1555" w:type="dxa"/>
          </w:tcPr>
          <w:p w14:paraId="72BD3992" w14:textId="60719FAB" w:rsidR="0042614C" w:rsidRPr="00B25F19" w:rsidRDefault="0042614C" w:rsidP="0042614C">
            <w:pPr>
              <w:jc w:val="center"/>
              <w:rPr>
                <w:rFonts w:ascii="Times New Roman" w:eastAsia="ＭＳ 明朝" w:hAnsi="Times New Roman"/>
              </w:rPr>
            </w:pPr>
            <w:r w:rsidRPr="00B25F19">
              <w:rPr>
                <w:rFonts w:ascii="Times New Roman" w:eastAsia="ＭＳ 明朝" w:hAnsi="Times New Roman" w:hint="eastAsia"/>
              </w:rPr>
              <w:t>令和</w:t>
            </w:r>
            <w:r w:rsidR="00A979D2" w:rsidRPr="00B25F19">
              <w:rPr>
                <w:rFonts w:ascii="Times New Roman" w:eastAsia="ＭＳ 明朝" w:hAnsi="Times New Roman" w:hint="eastAsia"/>
              </w:rPr>
              <w:t>3</w:t>
            </w:r>
            <w:r w:rsidRPr="00B25F19">
              <w:rPr>
                <w:rFonts w:ascii="Times New Roman" w:eastAsia="ＭＳ 明朝" w:hAnsi="Times New Roman" w:hint="eastAsia"/>
              </w:rPr>
              <w:t>年度</w:t>
            </w:r>
          </w:p>
        </w:tc>
        <w:tc>
          <w:tcPr>
            <w:tcW w:w="3543" w:type="dxa"/>
          </w:tcPr>
          <w:p w14:paraId="60567DF7" w14:textId="4388818C" w:rsidR="0042614C" w:rsidRPr="00B25F19" w:rsidRDefault="0042614C" w:rsidP="0042614C">
            <w:pPr>
              <w:jc w:val="center"/>
              <w:rPr>
                <w:rFonts w:ascii="Times New Roman" w:eastAsia="ＭＳ 明朝" w:hAnsi="Times New Roman"/>
              </w:rPr>
            </w:pPr>
            <w:r w:rsidRPr="00B25F19">
              <w:rPr>
                <w:rFonts w:ascii="Times New Roman" w:eastAsia="ＭＳ 明朝" w:hAnsi="Times New Roman" w:hint="eastAsia"/>
              </w:rPr>
              <w:t>1</w:t>
            </w:r>
            <w:r w:rsidR="00A979D2" w:rsidRPr="00B25F19">
              <w:rPr>
                <w:rFonts w:ascii="Times New Roman" w:eastAsia="ＭＳ 明朝" w:hAnsi="Times New Roman" w:hint="eastAsia"/>
              </w:rPr>
              <w:t>2</w:t>
            </w:r>
            <w:r w:rsidRPr="00B25F19">
              <w:rPr>
                <w:rFonts w:ascii="Times New Roman" w:eastAsia="ＭＳ 明朝" w:hAnsi="Times New Roman" w:hint="eastAsia"/>
              </w:rPr>
              <w:t>円</w:t>
            </w:r>
            <w:r w:rsidRPr="00B25F19">
              <w:rPr>
                <w:rFonts w:ascii="Times New Roman" w:eastAsia="ＭＳ 明朝" w:hAnsi="Times New Roman" w:hint="eastAsia"/>
              </w:rPr>
              <w:t>/</w:t>
            </w:r>
            <w:r w:rsidRPr="00B25F19">
              <w:rPr>
                <w:rFonts w:ascii="Times New Roman" w:eastAsia="ＭＳ 明朝" w:hAnsi="Times New Roman" w:cs="Times New Roman"/>
              </w:rPr>
              <w:t>kWh</w:t>
            </w:r>
          </w:p>
        </w:tc>
        <w:tc>
          <w:tcPr>
            <w:tcW w:w="3396" w:type="dxa"/>
          </w:tcPr>
          <w:p w14:paraId="712B442B" w14:textId="211A6651" w:rsidR="0042614C" w:rsidRPr="00B25F19" w:rsidRDefault="00A979D2" w:rsidP="0042614C">
            <w:pPr>
              <w:jc w:val="center"/>
              <w:rPr>
                <w:rFonts w:ascii="Times New Roman" w:eastAsia="ＭＳ 明朝" w:hAnsi="Times New Roman"/>
              </w:rPr>
            </w:pPr>
            <w:r w:rsidRPr="00B25F19">
              <w:rPr>
                <w:rFonts w:ascii="Times New Roman" w:eastAsia="ＭＳ 明朝" w:hAnsi="Times New Roman" w:hint="eastAsia"/>
              </w:rPr>
              <w:t>19</w:t>
            </w:r>
            <w:r w:rsidR="0042614C" w:rsidRPr="00B25F19">
              <w:rPr>
                <w:rFonts w:ascii="Times New Roman" w:eastAsia="ＭＳ 明朝" w:hAnsi="Times New Roman" w:hint="eastAsia"/>
              </w:rPr>
              <w:t>円</w:t>
            </w:r>
            <w:r w:rsidR="0042614C" w:rsidRPr="00B25F19">
              <w:rPr>
                <w:rFonts w:ascii="Times New Roman" w:eastAsia="ＭＳ 明朝" w:hAnsi="Times New Roman" w:hint="eastAsia"/>
              </w:rPr>
              <w:t>/</w:t>
            </w:r>
            <w:r w:rsidR="0042614C" w:rsidRPr="00B25F19">
              <w:rPr>
                <w:rFonts w:ascii="Times New Roman" w:eastAsia="ＭＳ 明朝" w:hAnsi="Times New Roman" w:cs="Times New Roman"/>
              </w:rPr>
              <w:t>kWh</w:t>
            </w:r>
          </w:p>
        </w:tc>
      </w:tr>
    </w:tbl>
    <w:p w14:paraId="561143B8" w14:textId="167E707B" w:rsidR="0042614C" w:rsidRPr="00B25F19" w:rsidRDefault="0042614C" w:rsidP="00AF0A7A">
      <w:pPr>
        <w:rPr>
          <w:rFonts w:ascii="Times New Roman" w:eastAsia="ＭＳ 明朝" w:hAnsi="Times New Roman"/>
        </w:rPr>
      </w:pPr>
    </w:p>
    <w:p w14:paraId="0BADE977" w14:textId="5C2CB11D" w:rsidR="00F921D1" w:rsidRPr="00B25F19" w:rsidRDefault="00F921D1" w:rsidP="00AF0A7A">
      <w:pPr>
        <w:rPr>
          <w:rFonts w:ascii="Times New Roman" w:eastAsia="ＭＳ 明朝" w:hAnsi="Times New Roman"/>
        </w:rPr>
      </w:pPr>
    </w:p>
    <w:p w14:paraId="399384D8" w14:textId="6B5C2E1B" w:rsidR="00667D0D" w:rsidRPr="00B25F19" w:rsidRDefault="00667D0D" w:rsidP="00AF0A7A">
      <w:pPr>
        <w:rPr>
          <w:rFonts w:ascii="Times New Roman" w:eastAsia="ＭＳ 明朝" w:hAnsi="Times New Roman"/>
        </w:rPr>
      </w:pPr>
    </w:p>
    <w:p w14:paraId="4A61A144" w14:textId="1E74976E" w:rsidR="00667D0D" w:rsidRPr="00B25F19" w:rsidRDefault="00667D0D" w:rsidP="00AF0A7A">
      <w:pPr>
        <w:rPr>
          <w:rFonts w:ascii="Times New Roman" w:eastAsia="ＭＳ 明朝" w:hAnsi="Times New Roman"/>
        </w:rPr>
      </w:pPr>
    </w:p>
    <w:p w14:paraId="79E215BF" w14:textId="716948D4" w:rsidR="00667D0D" w:rsidRPr="00B25F19" w:rsidRDefault="00667D0D" w:rsidP="00AF0A7A">
      <w:pPr>
        <w:rPr>
          <w:rFonts w:ascii="Times New Roman" w:eastAsia="ＭＳ 明朝" w:hAnsi="Times New Roman"/>
        </w:rPr>
      </w:pPr>
    </w:p>
    <w:p w14:paraId="6F1BE460" w14:textId="1C151E5A" w:rsidR="00667D0D" w:rsidRPr="00B25F19" w:rsidRDefault="00667D0D" w:rsidP="00AF0A7A">
      <w:pPr>
        <w:rPr>
          <w:rFonts w:ascii="Times New Roman" w:eastAsia="ＭＳ 明朝" w:hAnsi="Times New Roman"/>
        </w:rPr>
      </w:pPr>
    </w:p>
    <w:p w14:paraId="07726590" w14:textId="4AAF04ED" w:rsidR="00667D0D" w:rsidRPr="00B25F19" w:rsidRDefault="00667D0D" w:rsidP="00AF0A7A">
      <w:pPr>
        <w:rPr>
          <w:rFonts w:ascii="Times New Roman" w:eastAsia="ＭＳ 明朝" w:hAnsi="Times New Roman"/>
        </w:rPr>
      </w:pPr>
    </w:p>
    <w:p w14:paraId="14FEA150" w14:textId="0DDFD82D" w:rsidR="00D440C9" w:rsidRPr="00B25F19" w:rsidRDefault="006E5671" w:rsidP="00AF0A7A">
      <w:pPr>
        <w:rPr>
          <w:rFonts w:ascii="Times New Roman" w:eastAsia="ＭＳ 明朝" w:hAnsi="Times New Roman"/>
          <w:b/>
          <w:bCs/>
          <w:sz w:val="27"/>
          <w:szCs w:val="28"/>
        </w:rPr>
      </w:pPr>
      <w:r w:rsidRPr="00B25F19">
        <w:rPr>
          <w:rFonts w:ascii="Times New Roman" w:eastAsia="ＭＳ 明朝" w:hAnsi="Times New Roman" w:hint="eastAsia"/>
          <w:b/>
          <w:bCs/>
          <w:sz w:val="27"/>
          <w:szCs w:val="28"/>
        </w:rPr>
        <w:lastRenderedPageBreak/>
        <w:t>1.3</w:t>
      </w:r>
      <w:r w:rsidRPr="00B25F19">
        <w:rPr>
          <w:rFonts w:ascii="Times New Roman" w:eastAsia="ＭＳ 明朝" w:hAnsi="Times New Roman" w:hint="eastAsia"/>
          <w:b/>
          <w:bCs/>
          <w:sz w:val="27"/>
          <w:szCs w:val="28"/>
        </w:rPr>
        <w:t xml:space="preserve">　インバランス</w:t>
      </w:r>
      <w:r w:rsidR="00692F55" w:rsidRPr="00B25F19">
        <w:rPr>
          <w:rFonts w:ascii="Times New Roman" w:eastAsia="ＭＳ 明朝" w:hAnsi="Times New Roman" w:hint="eastAsia"/>
          <w:b/>
          <w:bCs/>
          <w:sz w:val="27"/>
          <w:szCs w:val="28"/>
        </w:rPr>
        <w:t>制度</w:t>
      </w:r>
    </w:p>
    <w:p w14:paraId="76EB90C5" w14:textId="461DCE33" w:rsidR="006E5671" w:rsidRPr="00B25F19" w:rsidRDefault="006E5671" w:rsidP="00AF0A7A">
      <w:pPr>
        <w:rPr>
          <w:rFonts w:ascii="Times New Roman" w:eastAsia="ＭＳ 明朝" w:hAnsi="Times New Roman"/>
        </w:rPr>
      </w:pPr>
    </w:p>
    <w:p w14:paraId="007C6574" w14:textId="50EBEC64" w:rsidR="006E5671" w:rsidRPr="00B25F19" w:rsidRDefault="00751614" w:rsidP="00AF0A7A">
      <w:pPr>
        <w:rPr>
          <w:rFonts w:ascii="Times New Roman" w:eastAsia="ＭＳ 明朝" w:hAnsi="Times New Roman"/>
        </w:rPr>
      </w:pPr>
      <w:r w:rsidRPr="00B25F19">
        <w:rPr>
          <w:rFonts w:ascii="Times New Roman" w:eastAsia="ＭＳ 明朝" w:hAnsi="Times New Roman" w:hint="eastAsia"/>
        </w:rPr>
        <w:t xml:space="preserve">　インバランスとは、</w:t>
      </w:r>
      <w:r w:rsidR="00692F55" w:rsidRPr="00B25F19">
        <w:rPr>
          <w:rFonts w:ascii="Times New Roman" w:eastAsia="ＭＳ 明朝" w:hAnsi="Times New Roman" w:hint="eastAsia"/>
        </w:rPr>
        <w:t>需要量と供給量の差分のことである。日本における電力取引では、小売電気事業者等が、あらかじめ一般送配電事業者に提出する、電力の需要量や発電量を想定した計画値を需要（発電）計画、実際に対象地点で使用・発電された需要量や発電量の実績を需要（発電）実績といい、この需要（発電）計画と需要（発電）実績の差分をインバランスと呼んでいる。小売電気事業者等は、インバランスが発生した場合、不足なら電力量の補填、余剰なら電力量の買取が発生するため、一般送配電事業者とインバランス</w:t>
      </w:r>
      <w:r w:rsidR="00667D0D" w:rsidRPr="00B25F19">
        <w:rPr>
          <w:rFonts w:ascii="Times New Roman" w:eastAsia="ＭＳ 明朝" w:hAnsi="Times New Roman" w:hint="eastAsia"/>
        </w:rPr>
        <w:t>料金を</w:t>
      </w:r>
      <w:r w:rsidR="00692F55" w:rsidRPr="00B25F19">
        <w:rPr>
          <w:rFonts w:ascii="Times New Roman" w:eastAsia="ＭＳ 明朝" w:hAnsi="Times New Roman" w:hint="eastAsia"/>
        </w:rPr>
        <w:t>精算する必要がある。</w:t>
      </w:r>
    </w:p>
    <w:p w14:paraId="039B3A3E" w14:textId="27B26431" w:rsidR="00C13A9E" w:rsidRPr="00B25F19" w:rsidRDefault="00627F23" w:rsidP="00AF0A7A">
      <w:pPr>
        <w:rPr>
          <w:rFonts w:ascii="Times New Roman" w:eastAsia="ＭＳ 明朝" w:hAnsi="Times New Roman"/>
        </w:rPr>
      </w:pPr>
      <w:r>
        <w:rPr>
          <w:rFonts w:ascii="Times New Roman" w:eastAsia="ＭＳ 明朝" w:hAnsi="Times New Roman" w:hint="eastAsia"/>
        </w:rPr>
        <w:t xml:space="preserve">　電力の供給は</w:t>
      </w:r>
      <w:r>
        <w:rPr>
          <w:rFonts w:ascii="Times New Roman" w:eastAsia="ＭＳ 明朝" w:hAnsi="Times New Roman" w:hint="eastAsia"/>
        </w:rPr>
        <w:t>3</w:t>
      </w:r>
      <w:r>
        <w:rPr>
          <w:rFonts w:ascii="Times New Roman" w:eastAsia="ＭＳ 明朝" w:hAnsi="Times New Roman" w:hint="eastAsia"/>
        </w:rPr>
        <w:t>つのステップ（計画作成、需給調整、インバランス）で行われ、流れを図</w:t>
      </w:r>
      <w:r>
        <w:rPr>
          <w:rFonts w:ascii="Times New Roman" w:eastAsia="ＭＳ 明朝" w:hAnsi="Times New Roman" w:hint="eastAsia"/>
        </w:rPr>
        <w:t>1.2</w:t>
      </w:r>
      <w:r>
        <w:rPr>
          <w:rFonts w:ascii="Times New Roman" w:eastAsia="ＭＳ 明朝" w:hAnsi="Times New Roman" w:hint="eastAsia"/>
        </w:rPr>
        <w:t>に示す。</w:t>
      </w:r>
      <w:r>
        <w:rPr>
          <w:rFonts w:ascii="Times New Roman" w:eastAsia="ＭＳ 明朝" w:hAnsi="Times New Roman" w:hint="eastAsia"/>
        </w:rPr>
        <w:t>1</w:t>
      </w:r>
      <w:r>
        <w:rPr>
          <w:rFonts w:ascii="Times New Roman" w:eastAsia="ＭＳ 明朝" w:hAnsi="Times New Roman" w:hint="eastAsia"/>
        </w:rPr>
        <w:t>．計画作成では、</w:t>
      </w:r>
      <w:r w:rsidR="003C093E">
        <w:rPr>
          <w:rFonts w:ascii="Times New Roman" w:eastAsia="ＭＳ 明朝" w:hAnsi="Times New Roman" w:hint="eastAsia"/>
        </w:rPr>
        <w:t>ある</w:t>
      </w:r>
      <w:r w:rsidR="003C093E">
        <w:rPr>
          <w:rFonts w:ascii="Times New Roman" w:eastAsia="ＭＳ 明朝" w:hAnsi="Times New Roman" w:hint="eastAsia"/>
        </w:rPr>
        <w:t>30</w:t>
      </w:r>
      <w:r w:rsidR="003C093E">
        <w:rPr>
          <w:rFonts w:ascii="Times New Roman" w:eastAsia="ＭＳ 明朝" w:hAnsi="Times New Roman" w:hint="eastAsia"/>
        </w:rPr>
        <w:t>分</w:t>
      </w:r>
      <w:r>
        <w:rPr>
          <w:rFonts w:ascii="Times New Roman" w:eastAsia="ＭＳ 明朝" w:hAnsi="Times New Roman" w:hint="eastAsia"/>
        </w:rPr>
        <w:t>需要予測から需要計画を、発電予測から発電計画を作成する。</w:t>
      </w:r>
      <w:r>
        <w:rPr>
          <w:rFonts w:ascii="Times New Roman" w:eastAsia="ＭＳ 明朝" w:hAnsi="Times New Roman" w:hint="eastAsia"/>
        </w:rPr>
        <w:t>2</w:t>
      </w:r>
      <w:r>
        <w:rPr>
          <w:rFonts w:ascii="Times New Roman" w:eastAsia="ＭＳ 明朝" w:hAnsi="Times New Roman" w:hint="eastAsia"/>
        </w:rPr>
        <w:t>．需給調整では、気象条件等の変化によって需要予測が増加（減少）した場合、それに見合う発電量を追加の発電あるいは市場からの調達により確保する。</w:t>
      </w:r>
      <w:r>
        <w:rPr>
          <w:rFonts w:ascii="Times New Roman" w:eastAsia="ＭＳ 明朝" w:hAnsi="Times New Roman" w:hint="eastAsia"/>
        </w:rPr>
        <w:t>3</w:t>
      </w:r>
      <w:r>
        <w:rPr>
          <w:rFonts w:ascii="Times New Roman" w:eastAsia="ＭＳ 明朝" w:hAnsi="Times New Roman" w:hint="eastAsia"/>
        </w:rPr>
        <w:t>．インバランスでは、需要計画と需要実績との差（需要インバランス）を一般送配電事業者と精算する。発電事業者は需要の実績に関わらず、発電計画と発電実績の差（発電インバランス）を一般送配電事業者と精算する。</w:t>
      </w:r>
      <w:r w:rsidR="00FF4A64">
        <w:rPr>
          <w:rFonts w:ascii="Times New Roman" w:eastAsia="ＭＳ 明朝" w:hAnsi="Times New Roman" w:hint="eastAsia"/>
        </w:rPr>
        <w:t>結果的に、需要と発電の実績の差は最終的に系統安定に責任を負っている一般送配電事業者が最終調整を行い、その調整コストは託送料金に反映される。</w:t>
      </w:r>
    </w:p>
    <w:p w14:paraId="5A5660F3" w14:textId="3ED220D2" w:rsidR="00F2634E" w:rsidRPr="00B25F19" w:rsidRDefault="00F2634E" w:rsidP="00AF0A7A">
      <w:pPr>
        <w:rPr>
          <w:rFonts w:ascii="Times New Roman" w:eastAsia="ＭＳ 明朝" w:hAnsi="Times New Roman"/>
        </w:rPr>
      </w:pPr>
    </w:p>
    <w:p w14:paraId="1E41EA43" w14:textId="61C4DB3D" w:rsidR="00F2634E" w:rsidRPr="00B25F19" w:rsidRDefault="00F2634E" w:rsidP="00AF0A7A">
      <w:pPr>
        <w:rPr>
          <w:rFonts w:ascii="Times New Roman" w:eastAsia="ＭＳ 明朝" w:hAnsi="Times New Roman"/>
        </w:rPr>
      </w:pPr>
    </w:p>
    <w:p w14:paraId="113DECE6" w14:textId="77777777" w:rsidR="00F2634E" w:rsidRPr="00B25F19" w:rsidRDefault="00F2634E" w:rsidP="00AF0A7A">
      <w:pPr>
        <w:rPr>
          <w:rFonts w:ascii="Times New Roman" w:eastAsia="ＭＳ 明朝" w:hAnsi="Times New Roman"/>
        </w:rPr>
      </w:pPr>
    </w:p>
    <w:p w14:paraId="6871FD3E" w14:textId="2562F619" w:rsidR="00C13A9E" w:rsidRPr="00B25F19" w:rsidRDefault="00C13A9E" w:rsidP="00AF0A7A">
      <w:pPr>
        <w:rPr>
          <w:rFonts w:ascii="Times New Roman" w:eastAsia="ＭＳ 明朝" w:hAnsi="Times New Roman"/>
        </w:rPr>
      </w:pPr>
      <w:r w:rsidRPr="00B25F19">
        <w:rPr>
          <w:rFonts w:ascii="Times New Roman" w:eastAsia="ＭＳ 明朝" w:hAnsi="Times New Roman"/>
          <w:noProof/>
        </w:rPr>
        <w:drawing>
          <wp:anchor distT="0" distB="0" distL="114300" distR="114300" simplePos="0" relativeHeight="251667456" behindDoc="1" locked="0" layoutInCell="1" allowOverlap="1" wp14:anchorId="6087EA55" wp14:editId="287FAD57">
            <wp:simplePos x="0" y="0"/>
            <wp:positionH relativeFrom="column">
              <wp:posOffset>-3810</wp:posOffset>
            </wp:positionH>
            <wp:positionV relativeFrom="paragraph">
              <wp:posOffset>6350</wp:posOffset>
            </wp:positionV>
            <wp:extent cx="5400040" cy="2723515"/>
            <wp:effectExtent l="0" t="0" r="0" b="635"/>
            <wp:wrapNone/>
            <wp:docPr id="13" name="図 13"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3" descr="ダイアグラム&#10;&#10;自動的に生成された説明"/>
                    <pic:cNvPicPr/>
                  </pic:nvPicPr>
                  <pic:blipFill>
                    <a:blip r:embed="rId10">
                      <a:extLst>
                        <a:ext uri="{28A0092B-C50C-407E-A947-70E740481C1C}">
                          <a14:useLocalDpi xmlns:a14="http://schemas.microsoft.com/office/drawing/2010/main" val="0"/>
                        </a:ext>
                      </a:extLst>
                    </a:blip>
                    <a:stretch>
                      <a:fillRect/>
                    </a:stretch>
                  </pic:blipFill>
                  <pic:spPr>
                    <a:xfrm>
                      <a:off x="0" y="0"/>
                      <a:ext cx="5400040" cy="2723515"/>
                    </a:xfrm>
                    <a:prstGeom prst="rect">
                      <a:avLst/>
                    </a:prstGeom>
                  </pic:spPr>
                </pic:pic>
              </a:graphicData>
            </a:graphic>
          </wp:anchor>
        </w:drawing>
      </w:r>
    </w:p>
    <w:p w14:paraId="2B80CF86" w14:textId="4AF960D0" w:rsidR="00C13A9E" w:rsidRPr="00B25F19" w:rsidRDefault="00C13A9E" w:rsidP="00AF0A7A">
      <w:pPr>
        <w:rPr>
          <w:rFonts w:ascii="Times New Roman" w:eastAsia="ＭＳ 明朝" w:hAnsi="Times New Roman"/>
        </w:rPr>
      </w:pPr>
    </w:p>
    <w:p w14:paraId="0783E97B" w14:textId="6AA0C4E9" w:rsidR="00C13A9E" w:rsidRPr="00B25F19" w:rsidRDefault="00C13A9E" w:rsidP="00AF0A7A">
      <w:pPr>
        <w:rPr>
          <w:rFonts w:ascii="Times New Roman" w:eastAsia="ＭＳ 明朝" w:hAnsi="Times New Roman"/>
        </w:rPr>
      </w:pPr>
    </w:p>
    <w:p w14:paraId="34AF0572" w14:textId="3970C859" w:rsidR="00C13A9E" w:rsidRPr="00B25F19" w:rsidRDefault="00C13A9E" w:rsidP="00AF0A7A">
      <w:pPr>
        <w:rPr>
          <w:rFonts w:ascii="Times New Roman" w:eastAsia="ＭＳ 明朝" w:hAnsi="Times New Roman"/>
        </w:rPr>
      </w:pPr>
    </w:p>
    <w:p w14:paraId="36C2C152" w14:textId="687F2919" w:rsidR="00C13A9E" w:rsidRPr="00B25F19" w:rsidRDefault="00C13A9E" w:rsidP="00AF0A7A">
      <w:pPr>
        <w:rPr>
          <w:rFonts w:ascii="Times New Roman" w:eastAsia="ＭＳ 明朝" w:hAnsi="Times New Roman"/>
        </w:rPr>
      </w:pPr>
    </w:p>
    <w:p w14:paraId="71589AC4" w14:textId="6F36469D" w:rsidR="00C13A9E" w:rsidRPr="00B25F19" w:rsidRDefault="00C13A9E" w:rsidP="00AF0A7A">
      <w:pPr>
        <w:rPr>
          <w:rFonts w:ascii="Times New Roman" w:eastAsia="ＭＳ 明朝" w:hAnsi="Times New Roman"/>
        </w:rPr>
      </w:pPr>
    </w:p>
    <w:p w14:paraId="103FE727" w14:textId="7E938F37" w:rsidR="00C13A9E" w:rsidRPr="00B25F19" w:rsidRDefault="00C13A9E" w:rsidP="00AF0A7A">
      <w:pPr>
        <w:rPr>
          <w:rFonts w:ascii="Times New Roman" w:eastAsia="ＭＳ 明朝" w:hAnsi="Times New Roman"/>
        </w:rPr>
      </w:pPr>
    </w:p>
    <w:p w14:paraId="7DEA3F31" w14:textId="1E8731B7" w:rsidR="00C13A9E" w:rsidRPr="00B25F19" w:rsidRDefault="00C13A9E" w:rsidP="00AF0A7A">
      <w:pPr>
        <w:rPr>
          <w:rFonts w:ascii="Times New Roman" w:eastAsia="ＭＳ 明朝" w:hAnsi="Times New Roman"/>
        </w:rPr>
      </w:pPr>
    </w:p>
    <w:p w14:paraId="438AF726" w14:textId="45383316" w:rsidR="00C13A9E" w:rsidRPr="00B25F19" w:rsidRDefault="00C13A9E" w:rsidP="00AF0A7A">
      <w:pPr>
        <w:rPr>
          <w:rFonts w:ascii="Times New Roman" w:eastAsia="ＭＳ 明朝" w:hAnsi="Times New Roman"/>
        </w:rPr>
      </w:pPr>
    </w:p>
    <w:p w14:paraId="180CBB5F" w14:textId="3B7CDFF6" w:rsidR="00C13A9E" w:rsidRPr="00B25F19" w:rsidRDefault="00C13A9E" w:rsidP="00AF0A7A">
      <w:pPr>
        <w:rPr>
          <w:rFonts w:ascii="Times New Roman" w:eastAsia="ＭＳ 明朝" w:hAnsi="Times New Roman"/>
        </w:rPr>
      </w:pPr>
    </w:p>
    <w:p w14:paraId="40A8BFE7" w14:textId="24D6CB19" w:rsidR="00C13A9E" w:rsidRPr="00B25F19" w:rsidRDefault="00C13A9E" w:rsidP="00AF0A7A">
      <w:pPr>
        <w:rPr>
          <w:rFonts w:ascii="Times New Roman" w:eastAsia="ＭＳ 明朝" w:hAnsi="Times New Roman"/>
        </w:rPr>
      </w:pPr>
    </w:p>
    <w:p w14:paraId="5F3A512D" w14:textId="5B49160B" w:rsidR="00C13A9E" w:rsidRPr="00B25F19" w:rsidRDefault="00C13A9E" w:rsidP="00AF0A7A">
      <w:pPr>
        <w:rPr>
          <w:rFonts w:ascii="Times New Roman" w:eastAsia="ＭＳ 明朝" w:hAnsi="Times New Roman"/>
        </w:rPr>
      </w:pPr>
    </w:p>
    <w:p w14:paraId="1DDF9703" w14:textId="3B03835B" w:rsidR="00C13A9E" w:rsidRPr="00B25F19" w:rsidRDefault="00C13A9E" w:rsidP="00C13A9E">
      <w:pPr>
        <w:jc w:val="center"/>
        <w:rPr>
          <w:rFonts w:ascii="Times New Roman" w:eastAsia="ＭＳ 明朝" w:hAnsi="Times New Roman"/>
        </w:rPr>
      </w:pPr>
      <w:r w:rsidRPr="00B25F19">
        <w:rPr>
          <w:rFonts w:ascii="Times New Roman" w:eastAsia="ＭＳ 明朝" w:hAnsi="Times New Roman" w:hint="eastAsia"/>
        </w:rPr>
        <w:t>図</w:t>
      </w:r>
      <w:r w:rsidRPr="00B25F19">
        <w:rPr>
          <w:rFonts w:ascii="Times New Roman" w:eastAsia="ＭＳ 明朝" w:hAnsi="Times New Roman" w:hint="eastAsia"/>
        </w:rPr>
        <w:t>1.2</w:t>
      </w:r>
      <w:r w:rsidRPr="00B25F19">
        <w:rPr>
          <w:rFonts w:ascii="Times New Roman" w:eastAsia="ＭＳ 明朝" w:hAnsi="Times New Roman" w:hint="eastAsia"/>
        </w:rPr>
        <w:t xml:space="preserve">　</w:t>
      </w:r>
      <w:r w:rsidR="00F40AD1">
        <w:rPr>
          <w:rFonts w:ascii="Times New Roman" w:eastAsia="ＭＳ 明朝" w:hAnsi="Times New Roman" w:hint="eastAsia"/>
        </w:rPr>
        <w:t>計画作成からインバランス精算の流れ</w:t>
      </w:r>
    </w:p>
    <w:p w14:paraId="174A532A" w14:textId="5482BFED" w:rsidR="00C13A9E" w:rsidRPr="00B25F19" w:rsidRDefault="00E05AF2" w:rsidP="00E05AF2">
      <w:pPr>
        <w:jc w:val="center"/>
        <w:rPr>
          <w:rFonts w:ascii="Times New Roman" w:eastAsia="ＭＳ 明朝" w:hAnsi="Times New Roman"/>
        </w:rPr>
      </w:pPr>
      <w:r>
        <w:rPr>
          <w:rFonts w:ascii="Times New Roman" w:eastAsia="ＭＳ 明朝" w:hAnsi="Times New Roman" w:hint="eastAsia"/>
        </w:rPr>
        <w:t>F</w:t>
      </w:r>
      <w:r>
        <w:rPr>
          <w:rFonts w:ascii="Times New Roman" w:eastAsia="ＭＳ 明朝" w:hAnsi="Times New Roman"/>
        </w:rPr>
        <w:t xml:space="preserve">ig. 1.2 </w:t>
      </w:r>
      <w:r w:rsidRPr="00E05AF2">
        <w:rPr>
          <w:rFonts w:ascii="Times New Roman" w:eastAsia="ＭＳ 明朝" w:hAnsi="Times New Roman"/>
        </w:rPr>
        <w:t>Flow of imbalance settlement from planning</w:t>
      </w:r>
    </w:p>
    <w:p w14:paraId="7120CB96" w14:textId="77777777" w:rsidR="00C13A9E" w:rsidRPr="00B25F19" w:rsidRDefault="00C13A9E" w:rsidP="00AF0A7A">
      <w:pPr>
        <w:rPr>
          <w:rFonts w:ascii="Times New Roman" w:eastAsia="ＭＳ 明朝" w:hAnsi="Times New Roman"/>
        </w:rPr>
      </w:pPr>
    </w:p>
    <w:p w14:paraId="00947FC1" w14:textId="753A95DD" w:rsidR="006E5671" w:rsidRPr="00B25F19" w:rsidRDefault="00692F55" w:rsidP="00AF0A7A">
      <w:pPr>
        <w:rPr>
          <w:rFonts w:ascii="Times New Roman" w:eastAsia="ＭＳ 明朝" w:hAnsi="Times New Roman"/>
        </w:rPr>
      </w:pPr>
      <w:r w:rsidRPr="00B25F19">
        <w:rPr>
          <w:rFonts w:ascii="Times New Roman" w:eastAsia="ＭＳ 明朝" w:hAnsi="Times New Roman" w:hint="eastAsia"/>
        </w:rPr>
        <w:lastRenderedPageBreak/>
        <w:t xml:space="preserve">　そもそも電力には、供給量と需要量は同量でなければならないという前提がある。この需給バランスが崩壊すると周波数が乱れ、安定した電力供給に支障をきたす危険性がある。そのような事態を防ぐための対策がインバランス制度である。小売電気事業者等が合理的に需要量を予測し、その予測に応じた供給量を調達する</w:t>
      </w:r>
      <w:r w:rsidR="00667D0D" w:rsidRPr="00B25F19">
        <w:rPr>
          <w:rFonts w:ascii="Times New Roman" w:eastAsia="ＭＳ 明朝" w:hAnsi="Times New Roman" w:hint="eastAsia"/>
        </w:rPr>
        <w:t>。小売電気事業者等にとってインバランス料金は極力発生しないほうが望ましい。理論上、需要（発電）計画と需要（発電）実績に差がなければインバランス料金は発生しない。しかし実際には、電気の需要量を正確に予測することは非常に困難であり、発電量に関しても太陽光発電（</w:t>
      </w:r>
      <w:r w:rsidR="00667D0D" w:rsidRPr="00B25F19">
        <w:rPr>
          <w:rFonts w:ascii="Times New Roman" w:eastAsia="ＭＳ 明朝" w:hAnsi="Times New Roman" w:hint="eastAsia"/>
        </w:rPr>
        <w:t>PV</w:t>
      </w:r>
      <w:r w:rsidR="00667D0D" w:rsidRPr="00B25F19">
        <w:rPr>
          <w:rFonts w:ascii="Times New Roman" w:eastAsia="ＭＳ 明朝" w:hAnsi="Times New Roman" w:hint="eastAsia"/>
        </w:rPr>
        <w:t>）、風力発電等の再生可能エネルギーによる発電が天候等により影響を受けることから、インバランスを完全に回避することは困難であるとされている。</w:t>
      </w:r>
      <w:r w:rsidR="004204A4" w:rsidRPr="00B25F19">
        <w:rPr>
          <w:rFonts w:ascii="Times New Roman" w:eastAsia="ＭＳ 明朝" w:hAnsi="Times New Roman" w:hint="eastAsia"/>
        </w:rPr>
        <w:t>インバランス料金の算出方法を次式に示す</w:t>
      </w:r>
      <w:r w:rsidR="00810B4E" w:rsidRPr="00B25F19">
        <w:rPr>
          <w:rFonts w:ascii="Times New Roman" w:eastAsia="ＭＳ 明朝" w:hAnsi="Times New Roman" w:hint="eastAsia"/>
        </w:rPr>
        <w:t>。</w:t>
      </w:r>
    </w:p>
    <w:p w14:paraId="7F7E9DC8" w14:textId="3778036F" w:rsidR="006E5671" w:rsidRPr="00B25F19" w:rsidRDefault="006E5671" w:rsidP="00AF0A7A">
      <w:pPr>
        <w:rPr>
          <w:rFonts w:ascii="Times New Roman" w:eastAsia="ＭＳ 明朝" w:hAnsi="Times New Roman"/>
        </w:rPr>
      </w:pPr>
    </w:p>
    <w:p w14:paraId="56726CC1" w14:textId="7EC3102F" w:rsidR="00547067" w:rsidRPr="00B25F19" w:rsidRDefault="008429D3" w:rsidP="00547067">
      <w:pPr>
        <w:ind w:left="720"/>
        <w:rPr>
          <w:rFonts w:ascii="Times New Roman" w:eastAsia="ＭＳ 明朝" w:hAnsi="Times New Roman"/>
        </w:rPr>
      </w:pPr>
      <m:oMathPara>
        <m:oMath>
          <m:eqArr>
            <m:eqArrPr>
              <m:maxDist m:val="1"/>
              <m:ctrlPr>
                <w:rPr>
                  <w:rFonts w:ascii="Cambria Math" w:eastAsia="ＭＳ 明朝" w:hAnsi="Cambria Math"/>
                </w:rPr>
              </m:ctrlPr>
            </m:eqArrPr>
            <m:e>
              <m:r>
                <m:rPr>
                  <m:sty m:val="p"/>
                </m:rPr>
                <w:rPr>
                  <w:rFonts w:ascii="Cambria Math" w:eastAsia="ＭＳ 明朝" w:hAnsi="Cambria Math" w:hint="eastAsia"/>
                </w:rPr>
                <m:t>不足インバランス料金単価</m:t>
              </m:r>
              <m:r>
                <m:rPr>
                  <m:sty m:val="p"/>
                </m:rPr>
                <w:rPr>
                  <w:rFonts w:ascii="Cambria Math" w:eastAsia="ＭＳ 明朝" w:hAnsi="Cambria Math"/>
                </w:rPr>
                <m:t> </m:t>
              </m:r>
              <m:d>
                <m:dPr>
                  <m:begChr m:val="["/>
                  <m:endChr m:val="]"/>
                  <m:ctrlPr>
                    <w:rPr>
                      <w:rFonts w:ascii="Cambria Math" w:eastAsia="ＭＳ 明朝" w:hAnsi="Cambria Math"/>
                      <w:i/>
                      <w:iCs/>
                    </w:rPr>
                  </m:ctrlPr>
                </m:dPr>
                <m:e>
                  <m:f>
                    <m:fPr>
                      <m:type m:val="lin"/>
                      <m:ctrlPr>
                        <w:rPr>
                          <w:rFonts w:ascii="Cambria Math" w:eastAsia="ＭＳ 明朝" w:hAnsi="Cambria Math"/>
                          <w:i/>
                          <w:iCs/>
                        </w:rPr>
                      </m:ctrlPr>
                    </m:fPr>
                    <m:num>
                      <m:r>
                        <m:rPr>
                          <m:sty m:val="p"/>
                        </m:rPr>
                        <w:rPr>
                          <w:rFonts w:ascii="Cambria Math" w:eastAsia="ＭＳ 明朝" w:hAnsi="Cambria Math" w:hint="eastAsia"/>
                        </w:rPr>
                        <m:t>円</m:t>
                      </m:r>
                    </m:num>
                    <m:den>
                      <m:r>
                        <w:rPr>
                          <w:rFonts w:ascii="Cambria Math" w:eastAsia="ＭＳ 明朝" w:hAnsi="Cambria Math"/>
                        </w:rPr>
                        <m:t>kwh</m:t>
                      </m:r>
                    </m:den>
                  </m:f>
                </m:e>
              </m:d>
              <m:r>
                <w:rPr>
                  <w:rFonts w:ascii="Cambria Math" w:eastAsia="ＭＳ 明朝" w:hAnsi="Cambria Math"/>
                </w:rPr>
                <m:t>=</m:t>
              </m:r>
              <m:r>
                <m:rPr>
                  <m:sty m:val="p"/>
                </m:rPr>
                <w:rPr>
                  <w:rFonts w:ascii="Cambria Math" w:eastAsia="ＭＳ 明朝" w:hAnsi="Cambria Math" w:hint="eastAsia"/>
                </w:rPr>
                <m:t>市場価格×</m:t>
              </m:r>
              <m:r>
                <m:rPr>
                  <m:sty m:val="p"/>
                </m:rPr>
                <w:rPr>
                  <w:rFonts w:ascii="Cambria Math" w:eastAsia="ＭＳ 明朝" w:hAnsi="Cambria Math"/>
                </w:rPr>
                <m:t>α+β+K</m:t>
              </m:r>
              <m:r>
                <w:rPr>
                  <w:rFonts w:ascii="Cambria Math" w:eastAsia="ＭＳ 明朝" w:hAnsi="Cambria Math"/>
                </w:rPr>
                <m:t>#</m:t>
              </m:r>
              <m:d>
                <m:dPr>
                  <m:ctrlPr>
                    <w:rPr>
                      <w:rFonts w:ascii="Cambria Math" w:eastAsia="ＭＳ 明朝" w:hAnsi="Cambria Math"/>
                    </w:rPr>
                  </m:ctrlPr>
                </m:dPr>
                <m:e>
                  <m:r>
                    <m:rPr>
                      <m:sty m:val="p"/>
                    </m:rPr>
                    <w:rPr>
                      <w:rFonts w:ascii="Cambria Math" w:eastAsia="ＭＳ 明朝" w:hAnsi="Cambria Math"/>
                    </w:rPr>
                    <m:t>1</m:t>
                  </m:r>
                </m:e>
              </m:d>
              <m:ctrlPr>
                <w:rPr>
                  <w:rFonts w:ascii="Cambria Math" w:eastAsia="ＭＳ 明朝" w:hAnsi="Cambria Math"/>
                  <w:i/>
                </w:rPr>
              </m:ctrlPr>
            </m:e>
          </m:eqArr>
        </m:oMath>
      </m:oMathPara>
    </w:p>
    <w:p w14:paraId="61E8EB79" w14:textId="3F9E7240" w:rsidR="00547067" w:rsidRPr="00B25F19" w:rsidRDefault="008429D3" w:rsidP="00547067">
      <w:pPr>
        <w:ind w:left="720"/>
        <w:rPr>
          <w:rFonts w:ascii="Times New Roman" w:eastAsia="ＭＳ 明朝" w:hAnsi="Times New Roman"/>
        </w:rPr>
      </w:pPr>
      <m:oMathPara>
        <m:oMath>
          <m:eqArr>
            <m:eqArrPr>
              <m:maxDist m:val="1"/>
              <m:ctrlPr>
                <w:rPr>
                  <w:rFonts w:ascii="Cambria Math" w:eastAsia="ＭＳ 明朝" w:hAnsi="Cambria Math"/>
                </w:rPr>
              </m:ctrlPr>
            </m:eqArrPr>
            <m:e>
              <m:r>
                <m:rPr>
                  <m:sty m:val="p"/>
                </m:rPr>
                <w:rPr>
                  <w:rFonts w:ascii="Cambria Math" w:eastAsia="ＭＳ 明朝" w:hAnsi="Cambria Math" w:hint="eastAsia"/>
                </w:rPr>
                <m:t>余剰インバランス料金単価</m:t>
              </m:r>
              <m:r>
                <m:rPr>
                  <m:sty m:val="p"/>
                </m:rPr>
                <w:rPr>
                  <w:rFonts w:ascii="Cambria Math" w:eastAsia="ＭＳ 明朝" w:hAnsi="Cambria Math"/>
                </w:rPr>
                <m:t> </m:t>
              </m:r>
              <m:d>
                <m:dPr>
                  <m:begChr m:val="["/>
                  <m:endChr m:val="]"/>
                  <m:ctrlPr>
                    <w:rPr>
                      <w:rFonts w:ascii="Cambria Math" w:eastAsia="ＭＳ 明朝" w:hAnsi="Cambria Math"/>
                      <w:i/>
                      <w:iCs/>
                    </w:rPr>
                  </m:ctrlPr>
                </m:dPr>
                <m:e>
                  <m:f>
                    <m:fPr>
                      <m:type m:val="lin"/>
                      <m:ctrlPr>
                        <w:rPr>
                          <w:rFonts w:ascii="Cambria Math" w:eastAsia="ＭＳ 明朝" w:hAnsi="Cambria Math"/>
                          <w:i/>
                          <w:iCs/>
                        </w:rPr>
                      </m:ctrlPr>
                    </m:fPr>
                    <m:num>
                      <m:r>
                        <m:rPr>
                          <m:sty m:val="p"/>
                        </m:rPr>
                        <w:rPr>
                          <w:rFonts w:ascii="Cambria Math" w:eastAsia="ＭＳ 明朝" w:hAnsi="Cambria Math" w:hint="eastAsia"/>
                        </w:rPr>
                        <m:t>円</m:t>
                      </m:r>
                    </m:num>
                    <m:den>
                      <m:r>
                        <w:rPr>
                          <w:rFonts w:ascii="Cambria Math" w:eastAsia="ＭＳ 明朝" w:hAnsi="Cambria Math"/>
                        </w:rPr>
                        <m:t>kwh</m:t>
                      </m:r>
                    </m:den>
                  </m:f>
                </m:e>
              </m:d>
              <m:r>
                <w:rPr>
                  <w:rFonts w:ascii="Cambria Math" w:eastAsia="ＭＳ 明朝" w:hAnsi="Cambria Math"/>
                </w:rPr>
                <m:t>=</m:t>
              </m:r>
              <m:r>
                <m:rPr>
                  <m:sty m:val="p"/>
                </m:rPr>
                <w:rPr>
                  <w:rFonts w:ascii="Cambria Math" w:eastAsia="ＭＳ 明朝" w:hAnsi="Cambria Math" w:hint="eastAsia"/>
                </w:rPr>
                <m:t>市場価格×</m:t>
              </m:r>
              <m:r>
                <m:rPr>
                  <m:sty m:val="p"/>
                </m:rPr>
                <w:rPr>
                  <w:rFonts w:ascii="Cambria Math" w:eastAsia="ＭＳ 明朝" w:hAnsi="Cambria Math"/>
                </w:rPr>
                <m:t>α+β</m:t>
              </m:r>
              <m:r>
                <w:rPr>
                  <w:rFonts w:ascii="Cambria Math" w:eastAsia="ＭＳ 明朝" w:hAnsi="Cambria Math"/>
                </w:rPr>
                <m:t>-</m:t>
              </m:r>
              <m:r>
                <m:rPr>
                  <m:sty m:val="p"/>
                </m:rPr>
                <w:rPr>
                  <w:rFonts w:ascii="Cambria Math" w:eastAsia="ＭＳ 明朝" w:hAnsi="Cambria Math"/>
                </w:rPr>
                <m:t>L</m:t>
              </m:r>
              <m:r>
                <w:rPr>
                  <w:rFonts w:ascii="Cambria Math" w:eastAsia="ＭＳ 明朝" w:hAnsi="Cambria Math"/>
                </w:rPr>
                <m:t>#</m:t>
              </m:r>
              <m:d>
                <m:dPr>
                  <m:ctrlPr>
                    <w:rPr>
                      <w:rFonts w:ascii="Cambria Math" w:eastAsia="ＭＳ 明朝" w:hAnsi="Cambria Math"/>
                    </w:rPr>
                  </m:ctrlPr>
                </m:dPr>
                <m:e>
                  <m:r>
                    <m:rPr>
                      <m:sty m:val="p"/>
                    </m:rPr>
                    <w:rPr>
                      <w:rFonts w:ascii="Cambria Math" w:eastAsia="ＭＳ 明朝" w:hAnsi="Cambria Math"/>
                    </w:rPr>
                    <m:t>2</m:t>
                  </m:r>
                </m:e>
              </m:d>
              <m:ctrlPr>
                <w:rPr>
                  <w:rFonts w:ascii="Cambria Math" w:eastAsia="ＭＳ 明朝" w:hAnsi="Cambria Math"/>
                  <w:i/>
                </w:rPr>
              </m:ctrlPr>
            </m:e>
          </m:eqArr>
        </m:oMath>
      </m:oMathPara>
    </w:p>
    <w:p w14:paraId="122883E2" w14:textId="24557C00" w:rsidR="006E5671" w:rsidRPr="00B25F19" w:rsidRDefault="008429D3" w:rsidP="00AF0A7A">
      <w:pPr>
        <w:rPr>
          <w:rFonts w:ascii="Times New Roman" w:eastAsia="ＭＳ 明朝" w:hAnsi="Times New Roman"/>
        </w:rPr>
      </w:pPr>
      <m:oMathPara>
        <m:oMathParaPr>
          <m:jc m:val="center"/>
        </m:oMathParaPr>
        <m:oMath>
          <m:d>
            <m:dPr>
              <m:ctrlPr>
                <w:rPr>
                  <w:rFonts w:ascii="Cambria Math" w:eastAsia="ＭＳ 明朝" w:hAnsi="Cambria Math"/>
                  <w:i/>
                </w:rPr>
              </m:ctrlPr>
            </m:dPr>
            <m:e>
              <m:f>
                <m:fPr>
                  <m:type m:val="noBar"/>
                  <m:ctrlPr>
                    <w:rPr>
                      <w:rFonts w:ascii="Cambria Math" w:eastAsia="ＭＳ 明朝" w:hAnsi="Cambria Math"/>
                      <w:i/>
                    </w:rPr>
                  </m:ctrlPr>
                </m:fPr>
                <m:num>
                  <m:eqArr>
                    <m:eqArrPr>
                      <m:ctrlPr>
                        <w:rPr>
                          <w:rFonts w:ascii="Cambria Math" w:eastAsia="ＭＳ 明朝" w:hAnsi="Cambria Math" w:hint="eastAsia"/>
                          <w:iCs/>
                        </w:rPr>
                      </m:ctrlPr>
                    </m:eqArrPr>
                    <m:e>
                      <m:r>
                        <m:rPr>
                          <m:sty m:val="p"/>
                        </m:rPr>
                        <w:rPr>
                          <w:rFonts w:ascii="Cambria Math" w:eastAsia="ＭＳ 明朝" w:hAnsi="Cambria Math" w:hint="eastAsia"/>
                        </w:rPr>
                        <m:t>市場価格：スポット市場と</m:t>
                      </m:r>
                      <m:r>
                        <m:rPr>
                          <m:sty m:val="p"/>
                        </m:rPr>
                        <w:rPr>
                          <w:rFonts w:ascii="Cambria Math" w:eastAsia="ＭＳ 明朝" w:hAnsi="Cambria Math" w:hint="eastAsia"/>
                        </w:rPr>
                        <m:t>1</m:t>
                      </m:r>
                      <m:r>
                        <m:rPr>
                          <m:sty m:val="p"/>
                        </m:rPr>
                        <w:rPr>
                          <w:rFonts w:ascii="Cambria Math" w:eastAsia="ＭＳ 明朝" w:hAnsi="Cambria Math" w:hint="eastAsia"/>
                        </w:rPr>
                        <m:t>時間前市場の加重平均</m:t>
                      </m:r>
                    </m:e>
                    <m:e>
                      <m:r>
                        <w:rPr>
                          <w:rFonts w:ascii="Cambria Math" w:eastAsia="ＭＳ 明朝" w:hAnsi="Cambria Math"/>
                        </w:rPr>
                        <m:t>α</m:t>
                      </m:r>
                      <m:r>
                        <m:rPr>
                          <m:sty m:val="p"/>
                        </m:rPr>
                        <w:rPr>
                          <w:rFonts w:ascii="Cambria Math" w:eastAsia="ＭＳ 明朝" w:hAnsi="Cambria Math" w:hint="eastAsia"/>
                        </w:rPr>
                        <m:t xml:space="preserve">：系統全体の需給上に応じた調整項　</m:t>
                      </m:r>
                      <m:r>
                        <m:rPr>
                          <m:sty m:val="p"/>
                        </m:rPr>
                        <w:rPr>
                          <w:rFonts w:ascii="Cambria Math" w:eastAsia="ＭＳ 明朝" w:hAnsi="Cambria Math"/>
                        </w:rPr>
                        <m:t xml:space="preserve"> </m:t>
                      </m:r>
                      <m:r>
                        <m:rPr>
                          <m:sty m:val="p"/>
                        </m:rPr>
                        <w:rPr>
                          <w:rFonts w:ascii="Cambria Math" w:eastAsia="ＭＳ 明朝" w:hAnsi="Cambria Math" w:hint="eastAsia"/>
                        </w:rPr>
                        <m:t xml:space="preserve">　　　　　</m:t>
                      </m:r>
                    </m:e>
                  </m:eqArr>
                </m:num>
                <m:den>
                  <m:eqArr>
                    <m:eqArrPr>
                      <m:ctrlPr>
                        <w:rPr>
                          <w:rFonts w:ascii="Cambria Math" w:eastAsia="ＭＳ 明朝" w:hAnsi="Cambria Math"/>
                          <w:i/>
                        </w:rPr>
                      </m:ctrlPr>
                    </m:eqArrPr>
                    <m:e>
                      <m:r>
                        <w:rPr>
                          <w:rFonts w:ascii="Cambria Math" w:eastAsia="ＭＳ 明朝" w:hAnsi="Cambria Math"/>
                        </w:rPr>
                        <m:t>β</m:t>
                      </m:r>
                      <m:r>
                        <m:rPr>
                          <m:sty m:val="p"/>
                        </m:rPr>
                        <w:rPr>
                          <w:rFonts w:ascii="Cambria Math" w:eastAsia="ＭＳ 明朝" w:hAnsi="Cambria Math" w:hint="eastAsia"/>
                        </w:rPr>
                        <m:t xml:space="preserve">：地域ごとの市場価格差を反映する調整項　</m:t>
                      </m:r>
                      <m:r>
                        <m:rPr>
                          <m:sty m:val="p"/>
                        </m:rPr>
                        <w:rPr>
                          <w:rFonts w:ascii="Cambria Math" w:eastAsia="ＭＳ 明朝" w:hAnsi="Cambria Math"/>
                        </w:rPr>
                        <m:t xml:space="preserve"> </m:t>
                      </m:r>
                      <m:r>
                        <m:rPr>
                          <m:sty m:val="p"/>
                        </m:rPr>
                        <w:rPr>
                          <w:rFonts w:ascii="Cambria Math" w:eastAsia="ＭＳ 明朝" w:hAnsi="Cambria Math" w:hint="eastAsia"/>
                        </w:rPr>
                        <m:t xml:space="preserve">　　</m:t>
                      </m:r>
                      <m:ctrlPr>
                        <w:rPr>
                          <w:rFonts w:ascii="Cambria Math" w:eastAsia="ＭＳ 明朝" w:hAnsi="Cambria Math" w:hint="eastAsia"/>
                          <w:iCs/>
                        </w:rPr>
                      </m:ctrlPr>
                    </m:e>
                    <m:e>
                      <m:r>
                        <w:rPr>
                          <w:rFonts w:ascii="Cambria Math" w:eastAsia="ＭＳ 明朝" w:hAnsi="Cambria Math"/>
                        </w:rPr>
                        <m:t>K</m:t>
                      </m:r>
                      <m:r>
                        <m:rPr>
                          <m:sty m:val="p"/>
                        </m:rPr>
                        <w:rPr>
                          <w:rFonts w:ascii="Cambria Math" w:eastAsia="ＭＳ 明朝" w:hAnsi="Cambria Math" w:hint="eastAsia"/>
                        </w:rPr>
                        <m:t>・</m:t>
                      </m:r>
                      <m:r>
                        <m:rPr>
                          <m:sty m:val="p"/>
                        </m:rPr>
                        <w:rPr>
                          <w:rFonts w:ascii="Cambria Math" w:eastAsia="ＭＳ 明朝" w:hAnsi="Cambria Math"/>
                        </w:rPr>
                        <m:t>L</m:t>
                      </m:r>
                      <m:r>
                        <m:rPr>
                          <m:sty m:val="p"/>
                        </m:rPr>
                        <w:rPr>
                          <w:rFonts w:ascii="Cambria Math" w:eastAsia="ＭＳ 明朝" w:hAnsi="Cambria Math" w:hint="eastAsia"/>
                        </w:rPr>
                        <m:t xml:space="preserve">：インセンティブ定数　</m:t>
                      </m:r>
                      <m:r>
                        <m:rPr>
                          <m:sty m:val="p"/>
                        </m:rPr>
                        <w:rPr>
                          <w:rFonts w:ascii="Cambria Math" w:eastAsia="ＭＳ 明朝" w:hAnsi="Cambria Math"/>
                        </w:rPr>
                        <m:t xml:space="preserve"> </m:t>
                      </m:r>
                      <m:r>
                        <m:rPr>
                          <m:sty m:val="p"/>
                        </m:rPr>
                        <w:rPr>
                          <w:rFonts w:ascii="Cambria Math" w:eastAsia="ＭＳ 明朝" w:hAnsi="Cambria Math" w:hint="eastAsia"/>
                        </w:rPr>
                        <m:t xml:space="preserve">　　　　　　　　　</m:t>
                      </m:r>
                      <m:r>
                        <m:rPr>
                          <m:sty m:val="p"/>
                        </m:rPr>
                        <w:rPr>
                          <w:rFonts w:ascii="Cambria Math" w:eastAsia="ＭＳ 明朝" w:hAnsi="Cambria Math"/>
                        </w:rPr>
                        <m:t xml:space="preserve">  </m:t>
                      </m:r>
                      <m:ctrlPr>
                        <w:rPr>
                          <w:rFonts w:ascii="Cambria Math" w:eastAsia="ＭＳ 明朝" w:hAnsi="Cambria Math" w:hint="eastAsia"/>
                          <w:iCs/>
                        </w:rPr>
                      </m:ctrlPr>
                    </m:e>
                  </m:eqArr>
                </m:den>
              </m:f>
            </m:e>
          </m:d>
        </m:oMath>
      </m:oMathPara>
    </w:p>
    <w:p w14:paraId="4A8FB928" w14:textId="06BF020F" w:rsidR="006E5671" w:rsidRPr="00B25F19" w:rsidRDefault="006E5671" w:rsidP="00AF0A7A">
      <w:pPr>
        <w:rPr>
          <w:rFonts w:ascii="Times New Roman" w:eastAsia="ＭＳ 明朝" w:hAnsi="Times New Roman"/>
        </w:rPr>
      </w:pPr>
    </w:p>
    <w:p w14:paraId="68BEBAB6" w14:textId="4615CC79" w:rsidR="006E5671" w:rsidRPr="00B25F19" w:rsidRDefault="001D78F4" w:rsidP="00AF0A7A">
      <w:pPr>
        <w:rPr>
          <w:rFonts w:ascii="Times New Roman" w:eastAsia="ＭＳ 明朝" w:hAnsi="Times New Roman"/>
        </w:rPr>
      </w:pPr>
      <w:r w:rsidRPr="00B25F19">
        <w:rPr>
          <w:rFonts w:ascii="Times New Roman" w:eastAsia="ＭＳ 明朝" w:hAnsi="Times New Roman" w:hint="eastAsia"/>
        </w:rPr>
        <w:t xml:space="preserve">　インセンティブ定数とは、経済産業大臣が定める額であり、系統全体が不足した場合は加算、余剰の場合は減算される。</w:t>
      </w:r>
      <w:r w:rsidR="00B87F7E" w:rsidRPr="00B25F19">
        <w:rPr>
          <w:rFonts w:ascii="Times New Roman" w:eastAsia="ＭＳ 明朝" w:hAnsi="Times New Roman" w:hint="eastAsia"/>
        </w:rPr>
        <w:t>（</w:t>
      </w:r>
      <w:r w:rsidR="00B87F7E" w:rsidRPr="00B25F19">
        <w:rPr>
          <w:rFonts w:ascii="Times New Roman" w:eastAsia="ＭＳ 明朝" w:hAnsi="Times New Roman" w:hint="eastAsia"/>
        </w:rPr>
        <w:t>1</w:t>
      </w:r>
      <w:r w:rsidR="00B87F7E" w:rsidRPr="00B25F19">
        <w:rPr>
          <w:rFonts w:ascii="Times New Roman" w:eastAsia="ＭＳ 明朝" w:hAnsi="Times New Roman" w:hint="eastAsia"/>
        </w:rPr>
        <w:t>）式および（</w:t>
      </w:r>
      <w:r w:rsidR="00B87F7E" w:rsidRPr="00B25F19">
        <w:rPr>
          <w:rFonts w:ascii="Times New Roman" w:eastAsia="ＭＳ 明朝" w:hAnsi="Times New Roman" w:hint="eastAsia"/>
        </w:rPr>
        <w:t>2</w:t>
      </w:r>
      <w:r w:rsidR="00B87F7E" w:rsidRPr="00B25F19">
        <w:rPr>
          <w:rFonts w:ascii="Times New Roman" w:eastAsia="ＭＳ 明朝" w:hAnsi="Times New Roman" w:hint="eastAsia"/>
        </w:rPr>
        <w:t>）式より、インバランス料金は</w:t>
      </w:r>
      <w:r w:rsidR="00B87F7E" w:rsidRPr="00B25F19">
        <w:rPr>
          <w:rFonts w:ascii="Times New Roman" w:eastAsia="ＭＳ 明朝" w:hAnsi="Times New Roman" w:cs="Times New Roman"/>
        </w:rPr>
        <w:t>JEPX</w:t>
      </w:r>
      <w:r w:rsidR="00B87F7E" w:rsidRPr="00B25F19">
        <w:rPr>
          <w:rFonts w:ascii="Times New Roman" w:eastAsia="ＭＳ 明朝" w:hAnsi="Times New Roman" w:hint="eastAsia"/>
        </w:rPr>
        <w:t>の市場価格をバースに算出される。つまり、市場価格の変動により、インバランス料金も変動する。</w:t>
      </w:r>
    </w:p>
    <w:p w14:paraId="5889632E" w14:textId="29AEC1EA" w:rsidR="00896227" w:rsidRPr="00B25F19" w:rsidRDefault="00896227" w:rsidP="00AF0A7A">
      <w:pPr>
        <w:rPr>
          <w:rFonts w:ascii="Times New Roman" w:eastAsia="ＭＳ 明朝" w:hAnsi="Times New Roman"/>
        </w:rPr>
      </w:pPr>
    </w:p>
    <w:p w14:paraId="3051FE8F" w14:textId="1DF41C8E" w:rsidR="00896227" w:rsidRPr="00B25F19" w:rsidRDefault="00896227" w:rsidP="00AF0A7A">
      <w:pPr>
        <w:rPr>
          <w:rFonts w:ascii="Times New Roman" w:eastAsia="ＭＳ 明朝" w:hAnsi="Times New Roman"/>
        </w:rPr>
      </w:pPr>
      <w:r w:rsidRPr="00B25F19">
        <w:rPr>
          <w:rFonts w:ascii="Times New Roman" w:eastAsia="ＭＳ 明朝" w:hAnsi="Times New Roman" w:hint="eastAsia"/>
        </w:rPr>
        <w:t xml:space="preserve">　ここでスポット市場と</w:t>
      </w:r>
      <w:r w:rsidRPr="00B25F19">
        <w:rPr>
          <w:rFonts w:ascii="Times New Roman" w:eastAsia="ＭＳ 明朝" w:hAnsi="Times New Roman" w:hint="eastAsia"/>
        </w:rPr>
        <w:t>1</w:t>
      </w:r>
      <w:r w:rsidRPr="00B25F19">
        <w:rPr>
          <w:rFonts w:ascii="Times New Roman" w:eastAsia="ＭＳ 明朝" w:hAnsi="Times New Roman" w:hint="eastAsia"/>
        </w:rPr>
        <w:t>時間前市場について説明する。</w:t>
      </w:r>
    </w:p>
    <w:p w14:paraId="38F841F6" w14:textId="2707540F" w:rsidR="00896227" w:rsidRPr="00B25F19" w:rsidRDefault="00896227" w:rsidP="00AF0A7A">
      <w:pPr>
        <w:rPr>
          <w:rFonts w:ascii="Times New Roman" w:eastAsia="ＭＳ 明朝" w:hAnsi="Times New Roman"/>
        </w:rPr>
      </w:pPr>
    </w:p>
    <w:p w14:paraId="5F30872F" w14:textId="0DDD9515" w:rsidR="00896227" w:rsidRPr="00B25F19" w:rsidRDefault="00896227" w:rsidP="00AF0A7A">
      <w:pPr>
        <w:rPr>
          <w:rFonts w:ascii="Times New Roman" w:eastAsia="ＭＳ 明朝" w:hAnsi="Times New Roman"/>
          <w:b/>
          <w:bCs/>
          <w:u w:val="single"/>
        </w:rPr>
      </w:pPr>
      <w:r w:rsidRPr="00B25F19">
        <w:rPr>
          <w:rFonts w:ascii="Times New Roman" w:eastAsia="ＭＳ 明朝" w:hAnsi="Times New Roman" w:hint="eastAsia"/>
          <w:b/>
          <w:bCs/>
          <w:u w:val="single"/>
        </w:rPr>
        <w:t>スポット市場（一日前市場）</w:t>
      </w:r>
    </w:p>
    <w:p w14:paraId="698453A2" w14:textId="75EB38C2" w:rsidR="00667D0D" w:rsidRPr="00B25F19" w:rsidRDefault="00896227" w:rsidP="00AF0A7A">
      <w:pPr>
        <w:rPr>
          <w:rFonts w:ascii="Times New Roman" w:eastAsia="ＭＳ 明朝" w:hAnsi="Times New Roman"/>
        </w:rPr>
      </w:pPr>
      <w:r w:rsidRPr="00B25F19">
        <w:rPr>
          <w:rFonts w:ascii="Times New Roman" w:eastAsia="ＭＳ 明朝" w:hAnsi="Times New Roman" w:hint="eastAsia"/>
        </w:rPr>
        <w:t xml:space="preserve">　翌日</w:t>
      </w:r>
      <w:r w:rsidRPr="00B25F19">
        <w:rPr>
          <w:rFonts w:ascii="Times New Roman" w:eastAsia="ＭＳ 明朝" w:hAnsi="Times New Roman" w:hint="eastAsia"/>
        </w:rPr>
        <w:t>24</w:t>
      </w:r>
      <w:r w:rsidRPr="00B25F19">
        <w:rPr>
          <w:rFonts w:ascii="Times New Roman" w:eastAsia="ＭＳ 明朝" w:hAnsi="Times New Roman" w:hint="eastAsia"/>
        </w:rPr>
        <w:t>時間分を取引する市場を指す。</w:t>
      </w:r>
      <w:r w:rsidR="00A310B5" w:rsidRPr="00B25F19">
        <w:rPr>
          <w:rFonts w:ascii="Times New Roman" w:eastAsia="ＭＳ 明朝" w:hAnsi="Times New Roman" w:hint="eastAsia"/>
        </w:rPr>
        <w:t>ここで、一日は</w:t>
      </w:r>
      <w:r w:rsidR="00A310B5" w:rsidRPr="00B25F19">
        <w:rPr>
          <w:rFonts w:ascii="Times New Roman" w:eastAsia="ＭＳ 明朝" w:hAnsi="Times New Roman" w:hint="eastAsia"/>
        </w:rPr>
        <w:t>30</w:t>
      </w:r>
      <w:r w:rsidR="00A310B5" w:rsidRPr="00B25F19">
        <w:rPr>
          <w:rFonts w:ascii="Times New Roman" w:eastAsia="ＭＳ 明朝" w:hAnsi="Times New Roman" w:hint="eastAsia"/>
        </w:rPr>
        <w:t>分単位に区切った</w:t>
      </w:r>
      <w:r w:rsidR="00A310B5" w:rsidRPr="00B25F19">
        <w:rPr>
          <w:rFonts w:ascii="Times New Roman" w:eastAsia="ＭＳ 明朝" w:hAnsi="Times New Roman" w:hint="eastAsia"/>
        </w:rPr>
        <w:t>48</w:t>
      </w:r>
      <w:r w:rsidR="00A310B5" w:rsidRPr="00B25F19">
        <w:rPr>
          <w:rFonts w:ascii="Times New Roman" w:eastAsia="ＭＳ 明朝" w:hAnsi="Times New Roman" w:hint="eastAsia"/>
        </w:rPr>
        <w:t>商品である。小売電気事業者等は需要（発電）計画に対し、追加調達が必要な電量購入量や、余剰分を整理するための電力売却量を入札する。このとき、調達量や発電量に余裕があれば「売る」、不足があれば「買う」というように需要（発電）計画を調整する。</w:t>
      </w:r>
    </w:p>
    <w:p w14:paraId="5BED5745" w14:textId="3B39E861" w:rsidR="00A310B5" w:rsidRPr="00B25F19" w:rsidRDefault="00A310B5" w:rsidP="00AF0A7A">
      <w:pPr>
        <w:rPr>
          <w:rFonts w:ascii="Times New Roman" w:eastAsia="ＭＳ 明朝" w:hAnsi="Times New Roman"/>
        </w:rPr>
      </w:pPr>
    </w:p>
    <w:p w14:paraId="3794A3CF" w14:textId="64E5D667" w:rsidR="00A310B5" w:rsidRPr="00B25F19" w:rsidRDefault="00A310B5" w:rsidP="00AF0A7A">
      <w:pPr>
        <w:rPr>
          <w:rFonts w:ascii="Times New Roman" w:eastAsia="ＭＳ 明朝" w:hAnsi="Times New Roman"/>
          <w:b/>
          <w:bCs/>
          <w:u w:val="single"/>
        </w:rPr>
      </w:pPr>
      <w:r w:rsidRPr="00B25F19">
        <w:rPr>
          <w:rFonts w:ascii="Times New Roman" w:eastAsia="ＭＳ 明朝" w:hAnsi="Times New Roman" w:hint="eastAsia"/>
          <w:b/>
          <w:bCs/>
          <w:u w:val="single"/>
        </w:rPr>
        <w:t>1</w:t>
      </w:r>
      <w:r w:rsidRPr="00B25F19">
        <w:rPr>
          <w:rFonts w:ascii="Times New Roman" w:eastAsia="ＭＳ 明朝" w:hAnsi="Times New Roman" w:hint="eastAsia"/>
          <w:b/>
          <w:bCs/>
          <w:u w:val="single"/>
        </w:rPr>
        <w:t>時間前市場（当日市場）</w:t>
      </w:r>
    </w:p>
    <w:p w14:paraId="605F0A41" w14:textId="5759E19F" w:rsidR="00A310B5" w:rsidRPr="00B25F19" w:rsidRDefault="00A310B5" w:rsidP="00AF0A7A">
      <w:pPr>
        <w:rPr>
          <w:rFonts w:ascii="Times New Roman" w:eastAsia="ＭＳ 明朝" w:hAnsi="Times New Roman"/>
        </w:rPr>
      </w:pPr>
      <w:r w:rsidRPr="00B25F19">
        <w:rPr>
          <w:rFonts w:ascii="Times New Roman" w:eastAsia="ＭＳ 明朝" w:hAnsi="Times New Roman" w:hint="eastAsia"/>
        </w:rPr>
        <w:t xml:space="preserve">　毎日</w:t>
      </w:r>
      <w:r w:rsidRPr="00B25F19">
        <w:rPr>
          <w:rFonts w:ascii="Times New Roman" w:eastAsia="ＭＳ 明朝" w:hAnsi="Times New Roman" w:hint="eastAsia"/>
        </w:rPr>
        <w:t>17</w:t>
      </w:r>
      <w:r w:rsidRPr="00B25F19">
        <w:rPr>
          <w:rFonts w:ascii="Times New Roman" w:eastAsia="ＭＳ 明朝" w:hAnsi="Times New Roman" w:hint="eastAsia"/>
        </w:rPr>
        <w:t>時から翌日の取引が行え、各商品について受け渡しの</w:t>
      </w:r>
      <w:r w:rsidRPr="00B25F19">
        <w:rPr>
          <w:rFonts w:ascii="Times New Roman" w:eastAsia="ＭＳ 明朝" w:hAnsi="Times New Roman" w:hint="eastAsia"/>
        </w:rPr>
        <w:t>1</w:t>
      </w:r>
      <w:r w:rsidRPr="00B25F19">
        <w:rPr>
          <w:rFonts w:ascii="Times New Roman" w:eastAsia="ＭＳ 明朝" w:hAnsi="Times New Roman" w:hint="eastAsia"/>
        </w:rPr>
        <w:t>時間前まで取引が可能な市場である。これも一日</w:t>
      </w:r>
      <w:r w:rsidRPr="00B25F19">
        <w:rPr>
          <w:rFonts w:ascii="Times New Roman" w:eastAsia="ＭＳ 明朝" w:hAnsi="Times New Roman" w:hint="eastAsia"/>
        </w:rPr>
        <w:t>48</w:t>
      </w:r>
      <w:r w:rsidRPr="00B25F19">
        <w:rPr>
          <w:rFonts w:ascii="Times New Roman" w:eastAsia="ＭＳ 明朝" w:hAnsi="Times New Roman" w:hint="eastAsia"/>
        </w:rPr>
        <w:t>商品である。スポット市場では一日の取引を一斉に行うが、</w:t>
      </w:r>
      <w:r w:rsidRPr="00B25F19">
        <w:rPr>
          <w:rFonts w:ascii="Times New Roman" w:eastAsia="ＭＳ 明朝" w:hAnsi="Times New Roman" w:hint="eastAsia"/>
        </w:rPr>
        <w:t>1</w:t>
      </w:r>
      <w:r w:rsidRPr="00B25F19">
        <w:rPr>
          <w:rFonts w:ascii="Times New Roman" w:eastAsia="ＭＳ 明朝" w:hAnsi="Times New Roman" w:hint="eastAsia"/>
        </w:rPr>
        <w:t>時間前市場では</w:t>
      </w:r>
      <w:r w:rsidRPr="00B25F19">
        <w:rPr>
          <w:rFonts w:ascii="Times New Roman" w:eastAsia="ＭＳ 明朝" w:hAnsi="Times New Roman" w:hint="eastAsia"/>
        </w:rPr>
        <w:t>1</w:t>
      </w:r>
      <w:r w:rsidRPr="00B25F19">
        <w:rPr>
          <w:rFonts w:ascii="Times New Roman" w:eastAsia="ＭＳ 明朝" w:hAnsi="Times New Roman" w:hint="eastAsia"/>
        </w:rPr>
        <w:t>商品ごとの取引である。口実の急激な気候変化や発電トラブル等の要因で需給の過不足が生じた場合に調整できる。</w:t>
      </w:r>
    </w:p>
    <w:p w14:paraId="1CFF356F" w14:textId="3AEFCF4E" w:rsidR="00667D0D" w:rsidRPr="00B25F19" w:rsidRDefault="00667D0D" w:rsidP="00AF0A7A">
      <w:pPr>
        <w:rPr>
          <w:rFonts w:ascii="Times New Roman" w:eastAsia="ＭＳ 明朝" w:hAnsi="Times New Roman"/>
        </w:rPr>
      </w:pPr>
    </w:p>
    <w:p w14:paraId="4031DE96" w14:textId="04D7BF5A" w:rsidR="007A6C25" w:rsidRPr="00E05AF2" w:rsidRDefault="007A6C25" w:rsidP="00E05AF2">
      <w:pPr>
        <w:pStyle w:val="a3"/>
        <w:numPr>
          <w:ilvl w:val="1"/>
          <w:numId w:val="5"/>
        </w:numPr>
        <w:tabs>
          <w:tab w:val="right" w:leader="dot" w:pos="8400"/>
        </w:tabs>
        <w:ind w:leftChars="0"/>
        <w:rPr>
          <w:rFonts w:ascii="Times New Roman" w:eastAsia="ＭＳ 明朝" w:hAnsi="Times New Roman"/>
          <w:b/>
          <w:bCs/>
          <w:sz w:val="27"/>
          <w:szCs w:val="28"/>
        </w:rPr>
      </w:pPr>
      <w:r w:rsidRPr="00E05AF2">
        <w:rPr>
          <w:rFonts w:ascii="Times New Roman" w:eastAsia="ＭＳ 明朝" w:hAnsi="Times New Roman" w:hint="eastAsia"/>
          <w:b/>
          <w:bCs/>
          <w:sz w:val="27"/>
          <w:szCs w:val="28"/>
        </w:rPr>
        <w:lastRenderedPageBreak/>
        <w:t>現在の電力取引と問題点</w:t>
      </w:r>
    </w:p>
    <w:p w14:paraId="38025647" w14:textId="4CB4A108" w:rsidR="00D440C9" w:rsidRPr="00B25F19" w:rsidRDefault="00D440C9" w:rsidP="00AF0A7A">
      <w:pPr>
        <w:rPr>
          <w:rFonts w:ascii="Times New Roman" w:eastAsia="ＭＳ 明朝" w:hAnsi="Times New Roman"/>
        </w:rPr>
      </w:pPr>
    </w:p>
    <w:p w14:paraId="7BA2046D" w14:textId="49B431E2" w:rsidR="00C638BD" w:rsidRPr="00B25F19" w:rsidRDefault="00432011" w:rsidP="00AF0A7A">
      <w:pPr>
        <w:rPr>
          <w:rFonts w:ascii="Times New Roman" w:eastAsia="ＭＳ 明朝" w:hAnsi="Times New Roman"/>
        </w:rPr>
      </w:pPr>
      <w:r w:rsidRPr="00B25F19">
        <w:rPr>
          <w:rFonts w:ascii="Times New Roman" w:eastAsia="ＭＳ 明朝" w:hAnsi="Times New Roman" w:hint="eastAsia"/>
        </w:rPr>
        <w:t xml:space="preserve">　</w:t>
      </w:r>
      <w:r w:rsidRPr="00B25F19">
        <w:rPr>
          <w:rFonts w:ascii="Times New Roman" w:eastAsia="ＭＳ 明朝" w:hAnsi="Times New Roman"/>
        </w:rPr>
        <w:t>電力小売の自由化により新たに電力事業者が多く参入している。現在日本での電力の流れは大まかに表せば、図</w:t>
      </w:r>
      <w:r w:rsidRPr="00B25F19">
        <w:rPr>
          <w:rFonts w:ascii="Times New Roman" w:eastAsia="ＭＳ 明朝" w:hAnsi="Times New Roman"/>
        </w:rPr>
        <w:t>1.</w:t>
      </w:r>
      <w:r w:rsidR="00F2634E" w:rsidRPr="00B25F19">
        <w:rPr>
          <w:rFonts w:ascii="Times New Roman" w:eastAsia="ＭＳ 明朝" w:hAnsi="Times New Roman" w:hint="eastAsia"/>
        </w:rPr>
        <w:t>3</w:t>
      </w:r>
      <w:r w:rsidRPr="00B25F19">
        <w:rPr>
          <w:rFonts w:ascii="Times New Roman" w:eastAsia="ＭＳ 明朝" w:hAnsi="Times New Roman"/>
        </w:rPr>
        <w:t>のようになる。それぞれの事業者は</w:t>
      </w:r>
      <w:r w:rsidRPr="00B25F19">
        <w:rPr>
          <w:rFonts w:ascii="Times New Roman" w:eastAsia="ＭＳ 明朝" w:hAnsi="Times New Roman" w:cs="Times New Roman"/>
        </w:rPr>
        <w:t>JEPX</w:t>
      </w:r>
      <w:r w:rsidRPr="00B25F19">
        <w:rPr>
          <w:rFonts w:ascii="Times New Roman" w:eastAsia="ＭＳ 明朝" w:hAnsi="Times New Roman"/>
        </w:rPr>
        <w:t>（日本卸電力取引所）での市場取引により電力を購入、販売するか直接需要家に販売するといった流れになっている。</w:t>
      </w:r>
      <w:r w:rsidRPr="00B25F19">
        <w:rPr>
          <w:rFonts w:ascii="Times New Roman" w:eastAsia="ＭＳ 明朝" w:hAnsi="Times New Roman"/>
        </w:rPr>
        <w:t>[2]</w:t>
      </w:r>
      <w:r w:rsidRPr="00B25F19">
        <w:rPr>
          <w:rFonts w:ascii="Times New Roman" w:eastAsia="ＭＳ 明朝" w:hAnsi="Times New Roman"/>
        </w:rPr>
        <w:t>しかし実際に</w:t>
      </w:r>
      <w:r w:rsidRPr="00B25F19">
        <w:rPr>
          <w:rFonts w:ascii="Times New Roman" w:eastAsia="ＭＳ 明朝" w:hAnsi="Times New Roman"/>
        </w:rPr>
        <w:t>JEPX</w:t>
      </w:r>
      <w:r w:rsidRPr="00B25F19">
        <w:rPr>
          <w:rFonts w:ascii="Times New Roman" w:eastAsia="ＭＳ 明朝" w:hAnsi="Times New Roman"/>
        </w:rPr>
        <w:t>で市場取引されている量は国内販売電力総量の約</w:t>
      </w:r>
      <w:r w:rsidRPr="00B25F19">
        <w:rPr>
          <w:rFonts w:ascii="Times New Roman" w:eastAsia="ＭＳ 明朝" w:hAnsi="Times New Roman"/>
        </w:rPr>
        <w:t>2</w:t>
      </w:r>
      <w:r w:rsidRPr="00B25F19">
        <w:rPr>
          <w:rFonts w:ascii="Times New Roman" w:eastAsia="ＭＳ 明朝" w:hAnsi="Times New Roman"/>
        </w:rPr>
        <w:t>％程度しかない。この理由として、決済時に現物受け渡し必要なため市場参加者が少ないことが挙げられる。こういった問題を解決するためにもより電力市場システムの見直しが必要となっている。</w:t>
      </w:r>
      <w:r w:rsidR="00534850" w:rsidRPr="00B25F19">
        <w:rPr>
          <w:rFonts w:ascii="Times New Roman" w:eastAsia="ＭＳ 明朝" w:hAnsi="Times New Roman" w:hint="eastAsia"/>
        </w:rPr>
        <w:t>[</w:t>
      </w:r>
      <w:r w:rsidR="00534850" w:rsidRPr="00B25F19">
        <w:rPr>
          <w:rFonts w:ascii="Times New Roman" w:eastAsia="ＭＳ 明朝" w:hAnsi="Times New Roman"/>
        </w:rPr>
        <w:t>3]</w:t>
      </w:r>
      <w:r w:rsidR="00FC5E9E" w:rsidRPr="00B25F19">
        <w:rPr>
          <w:rFonts w:ascii="Times New Roman" w:eastAsia="ＭＳ 明朝" w:hAnsi="Times New Roman" w:hint="eastAsia"/>
        </w:rPr>
        <w:t xml:space="preserve">　また、インバランス料金は、不足インバランス発生時の方が高いために、事業者の中には余剰インバランス発生に伴う収入額より、不足インバランス発生に伴う支払額が大きかった事業者がいるという問題点がある。</w:t>
      </w:r>
      <w:r w:rsidR="00FC5E9E" w:rsidRPr="00B25F19">
        <w:rPr>
          <w:rFonts w:ascii="Times New Roman" w:eastAsia="ＭＳ 明朝" w:hAnsi="Times New Roman" w:hint="eastAsia"/>
        </w:rPr>
        <w:t>[</w:t>
      </w:r>
      <w:r w:rsidR="00FC5E9E" w:rsidRPr="00B25F19">
        <w:rPr>
          <w:rFonts w:ascii="Times New Roman" w:eastAsia="ＭＳ 明朝" w:hAnsi="Times New Roman"/>
        </w:rPr>
        <w:t>4]</w:t>
      </w:r>
    </w:p>
    <w:p w14:paraId="5110CE8F" w14:textId="24BECB8C" w:rsidR="00D440C9" w:rsidRPr="00B25F19" w:rsidRDefault="00735C4F" w:rsidP="00AF0A7A">
      <w:pPr>
        <w:rPr>
          <w:rFonts w:ascii="Times New Roman" w:eastAsia="ＭＳ 明朝" w:hAnsi="Times New Roman"/>
        </w:rPr>
      </w:pPr>
      <w:r w:rsidRPr="00B25F19">
        <w:rPr>
          <w:rFonts w:ascii="Times New Roman" w:eastAsia="ＭＳ 明朝" w:hAnsi="Times New Roman"/>
          <w:noProof/>
        </w:rPr>
        <w:drawing>
          <wp:anchor distT="0" distB="0" distL="114300" distR="114300" simplePos="0" relativeHeight="251666432" behindDoc="1" locked="0" layoutInCell="1" allowOverlap="1" wp14:anchorId="46937115" wp14:editId="4529A704">
            <wp:simplePos x="0" y="0"/>
            <wp:positionH relativeFrom="column">
              <wp:posOffset>-3810</wp:posOffset>
            </wp:positionH>
            <wp:positionV relativeFrom="paragraph">
              <wp:posOffset>92075</wp:posOffset>
            </wp:positionV>
            <wp:extent cx="5400040" cy="2556510"/>
            <wp:effectExtent l="0" t="0" r="0" b="0"/>
            <wp:wrapNone/>
            <wp:docPr id="12" name="図 12"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グラフィカル ユーザー インターフェイス, テキスト, アプリケーション&#10;&#10;自動的に生成された説明"/>
                    <pic:cNvPicPr/>
                  </pic:nvPicPr>
                  <pic:blipFill>
                    <a:blip r:embed="rId11">
                      <a:extLst>
                        <a:ext uri="{28A0092B-C50C-407E-A947-70E740481C1C}">
                          <a14:useLocalDpi xmlns:a14="http://schemas.microsoft.com/office/drawing/2010/main" val="0"/>
                        </a:ext>
                      </a:extLst>
                    </a:blip>
                    <a:stretch>
                      <a:fillRect/>
                    </a:stretch>
                  </pic:blipFill>
                  <pic:spPr>
                    <a:xfrm>
                      <a:off x="0" y="0"/>
                      <a:ext cx="5400040" cy="2556510"/>
                    </a:xfrm>
                    <a:prstGeom prst="rect">
                      <a:avLst/>
                    </a:prstGeom>
                  </pic:spPr>
                </pic:pic>
              </a:graphicData>
            </a:graphic>
          </wp:anchor>
        </w:drawing>
      </w:r>
    </w:p>
    <w:p w14:paraId="4BCA1311" w14:textId="224A448D" w:rsidR="00D440C9" w:rsidRPr="00B25F19" w:rsidRDefault="00D440C9" w:rsidP="00AF0A7A">
      <w:pPr>
        <w:rPr>
          <w:rFonts w:ascii="Times New Roman" w:eastAsia="ＭＳ 明朝" w:hAnsi="Times New Roman"/>
        </w:rPr>
      </w:pPr>
    </w:p>
    <w:p w14:paraId="163492BE" w14:textId="71153927" w:rsidR="00D440C9" w:rsidRPr="00B25F19" w:rsidRDefault="00D440C9" w:rsidP="00AF0A7A">
      <w:pPr>
        <w:rPr>
          <w:rFonts w:ascii="Times New Roman" w:eastAsia="ＭＳ 明朝" w:hAnsi="Times New Roman"/>
        </w:rPr>
      </w:pPr>
    </w:p>
    <w:p w14:paraId="563E83EE" w14:textId="3758178E" w:rsidR="00FA43B3" w:rsidRPr="00B25F19" w:rsidRDefault="00FA43B3" w:rsidP="00AF0A7A">
      <w:pPr>
        <w:rPr>
          <w:rFonts w:ascii="Times New Roman" w:eastAsia="ＭＳ 明朝" w:hAnsi="Times New Roman"/>
        </w:rPr>
      </w:pPr>
    </w:p>
    <w:p w14:paraId="498C711C" w14:textId="2BDC26CD" w:rsidR="00FA43B3" w:rsidRPr="00B25F19" w:rsidRDefault="00FA43B3" w:rsidP="00AF0A7A">
      <w:pPr>
        <w:rPr>
          <w:rFonts w:ascii="Times New Roman" w:eastAsia="ＭＳ 明朝" w:hAnsi="Times New Roman"/>
        </w:rPr>
      </w:pPr>
    </w:p>
    <w:p w14:paraId="37C941F7" w14:textId="3EF4831D" w:rsidR="00FA43B3" w:rsidRPr="00B25F19" w:rsidRDefault="00FA43B3" w:rsidP="00AF0A7A">
      <w:pPr>
        <w:rPr>
          <w:rFonts w:ascii="Times New Roman" w:eastAsia="ＭＳ 明朝" w:hAnsi="Times New Roman"/>
        </w:rPr>
      </w:pPr>
    </w:p>
    <w:p w14:paraId="4556B5F8" w14:textId="2A8FBB0B" w:rsidR="00FA43B3" w:rsidRPr="00B25F19" w:rsidRDefault="00FA43B3" w:rsidP="00AF0A7A">
      <w:pPr>
        <w:rPr>
          <w:rFonts w:ascii="Times New Roman" w:eastAsia="ＭＳ 明朝" w:hAnsi="Times New Roman"/>
        </w:rPr>
      </w:pPr>
    </w:p>
    <w:p w14:paraId="67076791" w14:textId="221D05F6" w:rsidR="00FA43B3" w:rsidRPr="00B25F19" w:rsidRDefault="00FA43B3" w:rsidP="00AF0A7A">
      <w:pPr>
        <w:rPr>
          <w:rFonts w:ascii="Times New Roman" w:eastAsia="ＭＳ 明朝" w:hAnsi="Times New Roman"/>
        </w:rPr>
      </w:pPr>
    </w:p>
    <w:p w14:paraId="4E7A7181" w14:textId="4A61321C" w:rsidR="00FA43B3" w:rsidRPr="00B25F19" w:rsidRDefault="00FA43B3" w:rsidP="00AF0A7A">
      <w:pPr>
        <w:rPr>
          <w:rFonts w:ascii="Times New Roman" w:eastAsia="ＭＳ 明朝" w:hAnsi="Times New Roman"/>
        </w:rPr>
      </w:pPr>
    </w:p>
    <w:p w14:paraId="0DCC4A9F" w14:textId="71575F32" w:rsidR="00FA43B3" w:rsidRPr="00B25F19" w:rsidRDefault="00FA43B3" w:rsidP="00AF0A7A">
      <w:pPr>
        <w:rPr>
          <w:rFonts w:ascii="Times New Roman" w:eastAsia="ＭＳ 明朝" w:hAnsi="Times New Roman"/>
        </w:rPr>
      </w:pPr>
    </w:p>
    <w:p w14:paraId="3FEBEC29" w14:textId="58CFC96B" w:rsidR="00FA43B3" w:rsidRPr="00B25F19" w:rsidRDefault="00FA43B3" w:rsidP="00AF0A7A">
      <w:pPr>
        <w:rPr>
          <w:rFonts w:ascii="Times New Roman" w:eastAsia="ＭＳ 明朝" w:hAnsi="Times New Roman"/>
        </w:rPr>
      </w:pPr>
    </w:p>
    <w:p w14:paraId="366EF69F" w14:textId="59F8090D" w:rsidR="00FA43B3" w:rsidRPr="00B25F19" w:rsidRDefault="00FA43B3" w:rsidP="00AF0A7A">
      <w:pPr>
        <w:rPr>
          <w:rFonts w:ascii="Times New Roman" w:eastAsia="ＭＳ 明朝" w:hAnsi="Times New Roman"/>
        </w:rPr>
      </w:pPr>
    </w:p>
    <w:p w14:paraId="1B802904" w14:textId="419E8738" w:rsidR="00FA43B3" w:rsidRPr="00B25F19" w:rsidRDefault="00FF4EE2" w:rsidP="00FF4EE2">
      <w:pPr>
        <w:jc w:val="center"/>
        <w:rPr>
          <w:rFonts w:ascii="Times New Roman" w:eastAsia="ＭＳ 明朝" w:hAnsi="Times New Roman"/>
        </w:rPr>
      </w:pPr>
      <w:r w:rsidRPr="00B25F19">
        <w:rPr>
          <w:rFonts w:ascii="Times New Roman" w:eastAsia="ＭＳ 明朝" w:hAnsi="Times New Roman" w:hint="eastAsia"/>
        </w:rPr>
        <w:t>図</w:t>
      </w:r>
      <w:r w:rsidRPr="00B25F19">
        <w:rPr>
          <w:rFonts w:ascii="Times New Roman" w:eastAsia="ＭＳ 明朝" w:hAnsi="Times New Roman" w:hint="eastAsia"/>
        </w:rPr>
        <w:t>1.</w:t>
      </w:r>
      <w:r w:rsidR="00F2634E" w:rsidRPr="00B25F19">
        <w:rPr>
          <w:rFonts w:ascii="Times New Roman" w:eastAsia="ＭＳ 明朝" w:hAnsi="Times New Roman" w:hint="eastAsia"/>
        </w:rPr>
        <w:t>3</w:t>
      </w:r>
      <w:r w:rsidRPr="00B25F19">
        <w:rPr>
          <w:rFonts w:ascii="Times New Roman" w:eastAsia="ＭＳ 明朝" w:hAnsi="Times New Roman" w:hint="eastAsia"/>
        </w:rPr>
        <w:t xml:space="preserve">　日本における電力取引</w:t>
      </w:r>
    </w:p>
    <w:p w14:paraId="38E11EB7" w14:textId="60C47C33" w:rsidR="00FA43B3" w:rsidRPr="00B25F19" w:rsidRDefault="00E05AF2" w:rsidP="00E05AF2">
      <w:pPr>
        <w:jc w:val="center"/>
        <w:rPr>
          <w:rFonts w:ascii="Times New Roman" w:eastAsia="ＭＳ 明朝" w:hAnsi="Times New Roman"/>
        </w:rPr>
      </w:pPr>
      <w:r>
        <w:rPr>
          <w:rFonts w:ascii="Times New Roman" w:eastAsia="ＭＳ 明朝" w:hAnsi="Times New Roman"/>
        </w:rPr>
        <w:t xml:space="preserve">Fig. 1.3 </w:t>
      </w:r>
      <w:r w:rsidRPr="00E05AF2">
        <w:rPr>
          <w:rFonts w:ascii="Times New Roman" w:eastAsia="ＭＳ 明朝" w:hAnsi="Times New Roman"/>
        </w:rPr>
        <w:t>Electricity trading in Japan</w:t>
      </w:r>
    </w:p>
    <w:p w14:paraId="48BB45A4" w14:textId="0DDC87F4" w:rsidR="00FA43B3" w:rsidRPr="00B25F19" w:rsidRDefault="00FA43B3" w:rsidP="00FA43B3">
      <w:pPr>
        <w:tabs>
          <w:tab w:val="right" w:leader="dot" w:pos="8400"/>
        </w:tabs>
        <w:rPr>
          <w:rFonts w:ascii="Times New Roman" w:eastAsia="ＭＳ 明朝" w:hAnsi="Times New Roman"/>
        </w:rPr>
      </w:pPr>
    </w:p>
    <w:p w14:paraId="60584D51" w14:textId="21293E0F" w:rsidR="006E5671" w:rsidRPr="00B25F19" w:rsidRDefault="00324F2E" w:rsidP="00FA43B3">
      <w:pPr>
        <w:tabs>
          <w:tab w:val="right" w:leader="dot" w:pos="8400"/>
        </w:tabs>
        <w:rPr>
          <w:rFonts w:ascii="Times New Roman" w:eastAsia="ＭＳ 明朝" w:hAnsi="Times New Roman"/>
        </w:rPr>
      </w:pPr>
      <w:r w:rsidRPr="00B25F19">
        <w:rPr>
          <w:rFonts w:ascii="Times New Roman" w:eastAsia="ＭＳ 明朝" w:hAnsi="Times New Roman" w:hint="eastAsia"/>
        </w:rPr>
        <w:t xml:space="preserve">　先行研究では、インバンスを低減するため</w:t>
      </w:r>
      <w:r w:rsidR="00221813">
        <w:rPr>
          <w:rFonts w:ascii="Times New Roman" w:eastAsia="ＭＳ 明朝" w:hAnsi="Times New Roman" w:hint="eastAsia"/>
        </w:rPr>
        <w:t>の</w:t>
      </w:r>
      <w:r w:rsidRPr="00B25F19">
        <w:rPr>
          <w:rFonts w:ascii="Times New Roman" w:eastAsia="ＭＳ 明朝" w:hAnsi="Times New Roman" w:hint="eastAsia"/>
        </w:rPr>
        <w:t>事例が</w:t>
      </w:r>
      <w:r w:rsidR="00221813">
        <w:rPr>
          <w:rFonts w:ascii="Times New Roman" w:eastAsia="ＭＳ 明朝" w:hAnsi="Times New Roman" w:hint="eastAsia"/>
        </w:rPr>
        <w:t>いくつか</w:t>
      </w:r>
      <w:r w:rsidRPr="00B25F19">
        <w:rPr>
          <w:rFonts w:ascii="Times New Roman" w:eastAsia="ＭＳ 明朝" w:hAnsi="Times New Roman" w:hint="eastAsia"/>
        </w:rPr>
        <w:t>ある</w:t>
      </w:r>
      <w:r w:rsidRPr="00B25F19">
        <w:rPr>
          <w:rFonts w:ascii="Times New Roman" w:eastAsia="ＭＳ 明朝" w:hAnsi="Times New Roman" w:cs="Times New Roman"/>
        </w:rPr>
        <w:t>。</w:t>
      </w:r>
      <w:r w:rsidR="00221813">
        <w:rPr>
          <w:rFonts w:ascii="Times New Roman" w:eastAsia="ＭＳ 明朝" w:hAnsi="Times New Roman" w:cs="Times New Roman" w:hint="eastAsia"/>
        </w:rPr>
        <w:t>1</w:t>
      </w:r>
      <w:r w:rsidR="00221813">
        <w:rPr>
          <w:rFonts w:ascii="Times New Roman" w:eastAsia="ＭＳ 明朝" w:hAnsi="Times New Roman" w:cs="Times New Roman" w:hint="eastAsia"/>
        </w:rPr>
        <w:t>つ目は</w:t>
      </w:r>
      <w:r w:rsidR="00221813">
        <w:rPr>
          <w:rFonts w:ascii="Times New Roman" w:eastAsia="ＭＳ 明朝" w:hAnsi="Times New Roman" w:cs="Times New Roman" w:hint="eastAsia"/>
        </w:rPr>
        <w:t>EV</w:t>
      </w:r>
      <w:r w:rsidR="00221813">
        <w:rPr>
          <w:rFonts w:ascii="Times New Roman" w:eastAsia="ＭＳ 明朝" w:hAnsi="Times New Roman" w:cs="Times New Roman" w:hint="eastAsia"/>
        </w:rPr>
        <w:t>を活用</w:t>
      </w:r>
      <w:r w:rsidR="007845DC">
        <w:rPr>
          <w:rFonts w:ascii="Times New Roman" w:eastAsia="ＭＳ 明朝" w:hAnsi="Times New Roman" w:cs="Times New Roman" w:hint="eastAsia"/>
        </w:rPr>
        <w:t>した事例</w:t>
      </w:r>
      <w:r w:rsidR="00221813">
        <w:rPr>
          <w:rFonts w:ascii="Times New Roman" w:eastAsia="ＭＳ 明朝" w:hAnsi="Times New Roman" w:cs="Times New Roman" w:hint="eastAsia"/>
        </w:rPr>
        <w:t>である。</w:t>
      </w:r>
      <w:r w:rsidRPr="00B25F19">
        <w:rPr>
          <w:rFonts w:ascii="Times New Roman" w:eastAsia="ＭＳ 明朝" w:hAnsi="Times New Roman" w:cs="Times New Roman"/>
        </w:rPr>
        <w:t>EV</w:t>
      </w:r>
      <w:r w:rsidRPr="00B25F19">
        <w:rPr>
          <w:rFonts w:ascii="Times New Roman" w:eastAsia="ＭＳ 明朝" w:hAnsi="Times New Roman" w:hint="eastAsia"/>
        </w:rPr>
        <w:t>を「動く蓄電池」として扱う。初期入札と約定からインバランスを予測し、そのインバランスを元に</w:t>
      </w:r>
      <w:r w:rsidRPr="00B25F19">
        <w:rPr>
          <w:rFonts w:ascii="Times New Roman" w:eastAsia="ＭＳ 明朝" w:hAnsi="Times New Roman" w:cs="Times New Roman"/>
        </w:rPr>
        <w:t>EV</w:t>
      </w:r>
      <w:r w:rsidRPr="00B25F19">
        <w:rPr>
          <w:rFonts w:ascii="Times New Roman" w:eastAsia="ＭＳ 明朝" w:hAnsi="Times New Roman" w:hint="eastAsia"/>
        </w:rPr>
        <w:t>で給電あるいは充電情報を入札して約定することで、実績値と計画値とのインバランスを低減する、というものである。</w:t>
      </w:r>
      <w:r w:rsidR="00221813" w:rsidRPr="00B25F19">
        <w:rPr>
          <w:rFonts w:ascii="Times New Roman" w:eastAsia="ＭＳ 明朝" w:hAnsi="Times New Roman" w:hint="eastAsia"/>
        </w:rPr>
        <w:t>[</w:t>
      </w:r>
      <w:r w:rsidR="00221813" w:rsidRPr="00B25F19">
        <w:rPr>
          <w:rFonts w:ascii="Times New Roman" w:eastAsia="ＭＳ 明朝" w:hAnsi="Times New Roman"/>
        </w:rPr>
        <w:t>7]</w:t>
      </w:r>
      <w:r w:rsidR="00221813">
        <w:rPr>
          <w:rFonts w:ascii="Times New Roman" w:eastAsia="ＭＳ 明朝" w:hAnsi="Times New Roman" w:hint="eastAsia"/>
        </w:rPr>
        <w:t>2</w:t>
      </w:r>
      <w:r w:rsidR="00221813">
        <w:rPr>
          <w:rFonts w:ascii="Times New Roman" w:eastAsia="ＭＳ 明朝" w:hAnsi="Times New Roman" w:hint="eastAsia"/>
        </w:rPr>
        <w:t>つ目は、バランシンググループのようなものを意図的に作り、インバランスを抑制するというものである。</w:t>
      </w:r>
      <w:r w:rsidR="00221813">
        <w:rPr>
          <w:rFonts w:ascii="Times New Roman" w:eastAsia="ＭＳ 明朝" w:hAnsi="Times New Roman"/>
        </w:rPr>
        <w:t>[10]</w:t>
      </w:r>
      <w:r w:rsidR="00A2422E">
        <w:rPr>
          <w:rFonts w:ascii="Times New Roman" w:eastAsia="ＭＳ 明朝" w:hAnsi="Times New Roman" w:hint="eastAsia"/>
        </w:rPr>
        <w:t>3</w:t>
      </w:r>
      <w:r w:rsidR="00A2422E">
        <w:rPr>
          <w:rFonts w:ascii="Times New Roman" w:eastAsia="ＭＳ 明朝" w:hAnsi="Times New Roman" w:hint="eastAsia"/>
        </w:rPr>
        <w:t>つ目は、発生したインバランスの余剰分を無料で系統に販売、不足分は系統価格で購入するというもの</w:t>
      </w:r>
      <w:r w:rsidR="007845DC">
        <w:rPr>
          <w:rFonts w:ascii="Times New Roman" w:eastAsia="ＭＳ 明朝" w:hAnsi="Times New Roman" w:hint="eastAsia"/>
        </w:rPr>
        <w:t>である</w:t>
      </w:r>
      <w:r w:rsidR="00A2422E">
        <w:rPr>
          <w:rFonts w:ascii="Times New Roman" w:eastAsia="ＭＳ 明朝" w:hAnsi="Times New Roman" w:hint="eastAsia"/>
        </w:rPr>
        <w:t>。</w:t>
      </w:r>
      <w:r w:rsidR="00A2422E">
        <w:rPr>
          <w:rFonts w:ascii="Times New Roman" w:eastAsia="ＭＳ 明朝" w:hAnsi="Times New Roman" w:hint="eastAsia"/>
        </w:rPr>
        <w:t>[</w:t>
      </w:r>
      <w:r w:rsidR="00A2422E">
        <w:rPr>
          <w:rFonts w:ascii="Times New Roman" w:eastAsia="ＭＳ 明朝" w:hAnsi="Times New Roman"/>
        </w:rPr>
        <w:t>11]</w:t>
      </w:r>
      <w:r w:rsidR="007845DC">
        <w:rPr>
          <w:rFonts w:ascii="Times New Roman" w:eastAsia="ＭＳ 明朝" w:hAnsi="Times New Roman" w:hint="eastAsia"/>
        </w:rPr>
        <w:t>4</w:t>
      </w:r>
      <w:r w:rsidR="007845DC">
        <w:rPr>
          <w:rFonts w:ascii="Times New Roman" w:eastAsia="ＭＳ 明朝" w:hAnsi="Times New Roman" w:hint="eastAsia"/>
        </w:rPr>
        <w:t>つ目は、</w:t>
      </w:r>
      <w:r w:rsidR="007845DC">
        <w:rPr>
          <w:rFonts w:ascii="Times New Roman" w:eastAsia="ＭＳ 明朝" w:hAnsi="Times New Roman" w:hint="eastAsia"/>
        </w:rPr>
        <w:t>VPP</w:t>
      </w:r>
      <w:r w:rsidR="007845DC">
        <w:rPr>
          <w:rFonts w:ascii="Times New Roman" w:eastAsia="ＭＳ 明朝" w:hAnsi="Times New Roman" w:hint="eastAsia"/>
        </w:rPr>
        <w:t>の導入によってインバランスを回避するというものである。</w:t>
      </w:r>
      <w:r w:rsidR="007845DC">
        <w:rPr>
          <w:rFonts w:ascii="Times New Roman" w:eastAsia="ＭＳ 明朝" w:hAnsi="Times New Roman" w:hint="eastAsia"/>
        </w:rPr>
        <w:t>[</w:t>
      </w:r>
      <w:r w:rsidR="007845DC">
        <w:rPr>
          <w:rFonts w:ascii="Times New Roman" w:eastAsia="ＭＳ 明朝" w:hAnsi="Times New Roman"/>
        </w:rPr>
        <w:t>12]</w:t>
      </w:r>
      <w:r w:rsidR="000D1BA2">
        <w:rPr>
          <w:rFonts w:ascii="Times New Roman" w:eastAsia="ＭＳ 明朝" w:hAnsi="Times New Roman"/>
        </w:rPr>
        <w:t>[13]</w:t>
      </w:r>
      <w:r w:rsidRPr="00B25F19">
        <w:rPr>
          <w:rFonts w:ascii="Times New Roman" w:eastAsia="ＭＳ 明朝" w:hAnsi="Times New Roman" w:hint="eastAsia"/>
        </w:rPr>
        <w:t>本研究では、初期入札・約定後、インバランスに許容を設けることで、先行研究よりネットワークの負荷を低減されることである。</w:t>
      </w:r>
    </w:p>
    <w:p w14:paraId="4E845E93" w14:textId="77777777" w:rsidR="00A310B5" w:rsidRPr="00B25F19" w:rsidRDefault="00A310B5" w:rsidP="00FA43B3">
      <w:pPr>
        <w:tabs>
          <w:tab w:val="right" w:leader="dot" w:pos="8400"/>
        </w:tabs>
        <w:rPr>
          <w:rFonts w:ascii="Times New Roman" w:eastAsia="ＭＳ 明朝" w:hAnsi="Times New Roman"/>
          <w:b/>
          <w:bCs/>
          <w:sz w:val="27"/>
          <w:szCs w:val="28"/>
        </w:rPr>
      </w:pPr>
    </w:p>
    <w:p w14:paraId="270E17DA" w14:textId="3E6510E6" w:rsidR="00FA43B3" w:rsidRPr="00E05AF2" w:rsidRDefault="00FA43B3" w:rsidP="00E05AF2">
      <w:pPr>
        <w:pStyle w:val="a3"/>
        <w:numPr>
          <w:ilvl w:val="1"/>
          <w:numId w:val="5"/>
        </w:numPr>
        <w:tabs>
          <w:tab w:val="right" w:leader="dot" w:pos="8400"/>
        </w:tabs>
        <w:ind w:leftChars="0"/>
        <w:rPr>
          <w:rFonts w:ascii="Times New Roman" w:eastAsia="ＭＳ 明朝" w:hAnsi="Times New Roman"/>
          <w:b/>
          <w:bCs/>
          <w:sz w:val="27"/>
          <w:szCs w:val="28"/>
        </w:rPr>
      </w:pPr>
      <w:r w:rsidRPr="00E05AF2">
        <w:rPr>
          <w:rFonts w:ascii="Times New Roman" w:eastAsia="ＭＳ 明朝" w:hAnsi="Times New Roman" w:hint="eastAsia"/>
          <w:b/>
          <w:bCs/>
          <w:sz w:val="27"/>
          <w:szCs w:val="28"/>
        </w:rPr>
        <w:lastRenderedPageBreak/>
        <w:t>研究目的</w:t>
      </w:r>
    </w:p>
    <w:p w14:paraId="1D0C46B6" w14:textId="7B0168CA" w:rsidR="00FA43B3" w:rsidRPr="00B25F19" w:rsidRDefault="00FA43B3" w:rsidP="00AF0A7A">
      <w:pPr>
        <w:rPr>
          <w:rFonts w:ascii="Times New Roman" w:eastAsia="ＭＳ 明朝" w:hAnsi="Times New Roman"/>
        </w:rPr>
      </w:pPr>
    </w:p>
    <w:p w14:paraId="001E01D3" w14:textId="651999B9" w:rsidR="00FA43B3" w:rsidRPr="00B25F19" w:rsidRDefault="00FA43B3" w:rsidP="00AF0A7A">
      <w:pPr>
        <w:rPr>
          <w:rFonts w:ascii="Times New Roman" w:eastAsia="ＭＳ 明朝" w:hAnsi="Times New Roman"/>
        </w:rPr>
      </w:pPr>
      <w:r w:rsidRPr="00B25F19">
        <w:rPr>
          <w:rFonts w:ascii="Times New Roman" w:eastAsia="ＭＳ 明朝" w:hAnsi="Times New Roman" w:hint="eastAsia"/>
        </w:rPr>
        <w:t xml:space="preserve">　このような背景から家庭で発電した余剰電力を家庭間売買する電力取引モデルにおいて、インバランス精算についての検討を行う。</w:t>
      </w:r>
      <w:r w:rsidR="00631DCF" w:rsidRPr="00B25F19">
        <w:rPr>
          <w:rFonts w:ascii="Times New Roman" w:eastAsia="ＭＳ 明朝" w:hAnsi="Times New Roman" w:hint="eastAsia"/>
        </w:rPr>
        <w:t>インバランス発生時のインバランス精算で消費される</w:t>
      </w:r>
      <w:r w:rsidR="00631DCF" w:rsidRPr="00B25F19">
        <w:rPr>
          <w:rFonts w:ascii="Times New Roman" w:eastAsia="ＭＳ 明朝" w:hAnsi="Times New Roman" w:cs="Times New Roman"/>
        </w:rPr>
        <w:t>Gas</w:t>
      </w:r>
      <w:r w:rsidR="00631DCF" w:rsidRPr="00B25F19">
        <w:rPr>
          <w:rFonts w:ascii="Times New Roman" w:eastAsia="ＭＳ 明朝" w:hAnsi="Times New Roman" w:hint="eastAsia"/>
        </w:rPr>
        <w:t>を推定し、ネットワークの負荷を考え、インバランス許容率どのように設定するのが適切かを検討する。</w:t>
      </w:r>
    </w:p>
    <w:p w14:paraId="0D35C48F" w14:textId="62C261D8" w:rsidR="00FA43B3" w:rsidRPr="00B25F19" w:rsidRDefault="00FA43B3" w:rsidP="00AF0A7A">
      <w:pPr>
        <w:rPr>
          <w:rFonts w:ascii="Times New Roman" w:eastAsia="ＭＳ 明朝" w:hAnsi="Times New Roman"/>
        </w:rPr>
      </w:pPr>
    </w:p>
    <w:p w14:paraId="56307AD5" w14:textId="705AA6F3" w:rsidR="00FA43B3" w:rsidRPr="00B25F19" w:rsidRDefault="004F0BF0" w:rsidP="00AF0A7A">
      <w:pPr>
        <w:rPr>
          <w:rFonts w:ascii="Times New Roman" w:eastAsia="ＭＳ 明朝" w:hAnsi="Times New Roman"/>
        </w:rPr>
      </w:pPr>
      <w:r w:rsidRPr="00B25F19">
        <w:rPr>
          <w:rFonts w:ascii="Times New Roman" w:eastAsia="ＭＳ 明朝" w:hAnsi="Times New Roman" w:hint="eastAsia"/>
        </w:rPr>
        <w:t xml:space="preserve">　ここで、インバランス許容率について説明する。</w:t>
      </w:r>
    </w:p>
    <w:p w14:paraId="1E36B44F" w14:textId="4BD4831C" w:rsidR="00FA43B3" w:rsidRPr="00B25F19" w:rsidRDefault="00FA43B3" w:rsidP="00AF0A7A">
      <w:pPr>
        <w:rPr>
          <w:rFonts w:ascii="Times New Roman" w:eastAsia="ＭＳ 明朝" w:hAnsi="Times New Roman"/>
        </w:rPr>
      </w:pPr>
    </w:p>
    <w:p w14:paraId="001FFCB6" w14:textId="2C231EEE" w:rsidR="00FA43B3" w:rsidRPr="00B25F19" w:rsidRDefault="004F0BF0" w:rsidP="00AF0A7A">
      <w:pPr>
        <w:rPr>
          <w:rFonts w:ascii="Times New Roman" w:eastAsia="ＭＳ 明朝" w:hAnsi="Times New Roman"/>
        </w:rPr>
      </w:pPr>
      <w:r w:rsidRPr="00B25F19">
        <w:rPr>
          <w:rFonts w:ascii="Times New Roman" w:eastAsia="ＭＳ 明朝" w:hAnsi="Times New Roman" w:hint="eastAsia"/>
        </w:rPr>
        <w:t xml:space="preserve">　インバランス許容率とは、インバランスを許容する範囲の割合のことである。つまり、需要（発電）計画に対する需要（発電）実績の誤差をどれくらいまで許容するか、ということである。なお、以下からは許容範囲内の</w:t>
      </w:r>
      <w:r w:rsidR="00F46621" w:rsidRPr="00B25F19">
        <w:rPr>
          <w:rFonts w:ascii="Times New Roman" w:eastAsia="ＭＳ 明朝" w:hAnsi="Times New Roman" w:hint="eastAsia"/>
        </w:rPr>
        <w:t>差分</w:t>
      </w:r>
      <w:r w:rsidRPr="00B25F19">
        <w:rPr>
          <w:rFonts w:ascii="Times New Roman" w:eastAsia="ＭＳ 明朝" w:hAnsi="Times New Roman" w:hint="eastAsia"/>
        </w:rPr>
        <w:t>については、インバランスとして扱わないこととする。</w:t>
      </w:r>
    </w:p>
    <w:p w14:paraId="233D9915" w14:textId="756E8844" w:rsidR="00FA43B3" w:rsidRPr="00B25F19" w:rsidRDefault="00F46621" w:rsidP="00AF0A7A">
      <w:pPr>
        <w:rPr>
          <w:rFonts w:ascii="Times New Roman" w:eastAsia="ＭＳ 明朝" w:hAnsi="Times New Roman"/>
        </w:rPr>
      </w:pPr>
      <w:r w:rsidRPr="00B25F19">
        <w:rPr>
          <w:rFonts w:ascii="Times New Roman" w:eastAsia="ＭＳ 明朝" w:hAnsi="Times New Roman" w:hint="eastAsia"/>
        </w:rPr>
        <w:t xml:space="preserve">　このインバランス許容率を上げると、インバランス量とともに、インバランス精算の回数も減少する。したがって、ブロックチェーン上のトランザクション要求の回数も減少するため、ブロックチェーンネットワークの負荷が軽減する。ブロックチェーンについては第</w:t>
      </w:r>
      <w:r w:rsidRPr="00B25F19">
        <w:rPr>
          <w:rFonts w:ascii="Times New Roman" w:eastAsia="ＭＳ 明朝" w:hAnsi="Times New Roman" w:hint="eastAsia"/>
        </w:rPr>
        <w:t>2</w:t>
      </w:r>
      <w:r w:rsidRPr="00B25F19">
        <w:rPr>
          <w:rFonts w:ascii="Times New Roman" w:eastAsia="ＭＳ 明朝" w:hAnsi="Times New Roman" w:hint="eastAsia"/>
        </w:rPr>
        <w:t>章で説明する。反対にインバランス許容率を下げて</w:t>
      </w:r>
      <w:r w:rsidRPr="00B25F19">
        <w:rPr>
          <w:rFonts w:ascii="Times New Roman" w:eastAsia="ＭＳ 明朝" w:hAnsi="Times New Roman" w:hint="eastAsia"/>
        </w:rPr>
        <w:t>0</w:t>
      </w:r>
      <w:r w:rsidRPr="00B25F19">
        <w:rPr>
          <w:rFonts w:ascii="Times New Roman" w:eastAsia="ＭＳ 明朝" w:hAnsi="Times New Roman" w:cs="Times New Roman"/>
        </w:rPr>
        <w:t>%</w:t>
      </w:r>
      <w:r w:rsidRPr="00B25F19">
        <w:rPr>
          <w:rFonts w:ascii="Times New Roman" w:eastAsia="ＭＳ 明朝" w:hAnsi="Times New Roman" w:hint="eastAsia"/>
        </w:rPr>
        <w:t>にすると、現在の技術ではインバランスを取り除くことがほぼ不可能であるので、すべての取引でインバランス精算が発生し、ブロックチェーンネットワークに負荷をかけることになる。</w:t>
      </w:r>
      <w:r w:rsidR="000B0CF3" w:rsidRPr="00B25F19">
        <w:rPr>
          <w:rFonts w:ascii="Times New Roman" w:eastAsia="ＭＳ 明朝" w:hAnsi="Times New Roman" w:hint="eastAsia"/>
        </w:rPr>
        <w:t>しかしながら、一般送配電事業者にとって、インバランス精算は重要な収入源である。</w:t>
      </w:r>
    </w:p>
    <w:p w14:paraId="4303637E" w14:textId="3D948AF2" w:rsidR="00FA43B3" w:rsidRPr="00B25F19" w:rsidRDefault="0069484D" w:rsidP="00AF0A7A">
      <w:pPr>
        <w:rPr>
          <w:rFonts w:ascii="Times New Roman" w:eastAsia="ＭＳ 明朝" w:hAnsi="Times New Roman"/>
        </w:rPr>
      </w:pPr>
      <w:r w:rsidRPr="00B25F19">
        <w:rPr>
          <w:rFonts w:ascii="Times New Roman" w:eastAsia="ＭＳ 明朝" w:hAnsi="Times New Roman" w:hint="eastAsia"/>
        </w:rPr>
        <w:t xml:space="preserve">　日本国内におけるインバランス料金制度の変遷を図</w:t>
      </w:r>
      <w:r w:rsidRPr="00B25F19">
        <w:rPr>
          <w:rFonts w:ascii="Times New Roman" w:eastAsia="ＭＳ 明朝" w:hAnsi="Times New Roman" w:hint="eastAsia"/>
        </w:rPr>
        <w:t>1.4</w:t>
      </w:r>
      <w:r w:rsidRPr="00B25F19">
        <w:rPr>
          <w:rFonts w:ascii="Times New Roman" w:eastAsia="ＭＳ 明朝" w:hAnsi="Times New Roman" w:hint="eastAsia"/>
        </w:rPr>
        <w:t>に示す。</w:t>
      </w:r>
      <w:r w:rsidRPr="00B25F19">
        <w:rPr>
          <w:rFonts w:ascii="Times New Roman" w:eastAsia="ＭＳ 明朝" w:hAnsi="Times New Roman" w:hint="eastAsia"/>
        </w:rPr>
        <w:t>2016</w:t>
      </w:r>
      <w:r w:rsidRPr="00B25F19">
        <w:rPr>
          <w:rFonts w:ascii="Times New Roman" w:eastAsia="ＭＳ 明朝" w:hAnsi="Times New Roman" w:hint="eastAsia"/>
        </w:rPr>
        <w:t>年までは通常運用で想定されるインバランス許容率を</w:t>
      </w:r>
      <w:r w:rsidRPr="00B25F19">
        <w:rPr>
          <w:rFonts w:ascii="Times New Roman" w:eastAsia="ＭＳ 明朝" w:hAnsi="Times New Roman" w:hint="eastAsia"/>
        </w:rPr>
        <w:t>3%</w:t>
      </w:r>
      <w:r w:rsidRPr="00B25F19">
        <w:rPr>
          <w:rFonts w:ascii="Times New Roman" w:eastAsia="ＭＳ 明朝" w:hAnsi="Times New Roman" w:hint="eastAsia"/>
        </w:rPr>
        <w:t>未満とし、これを超過したインバランスに対しては別途料金設定を講じていた。</w:t>
      </w:r>
    </w:p>
    <w:p w14:paraId="37E91AFE" w14:textId="04BD6422" w:rsidR="009D23D1" w:rsidRPr="00B25F19" w:rsidRDefault="009D23D1" w:rsidP="00AF0A7A">
      <w:pPr>
        <w:rPr>
          <w:rFonts w:ascii="Times New Roman" w:eastAsia="ＭＳ 明朝" w:hAnsi="Times New Roman"/>
        </w:rPr>
      </w:pPr>
    </w:p>
    <w:p w14:paraId="70B7285E" w14:textId="77777777" w:rsidR="009D23D1" w:rsidRPr="00B25F19" w:rsidRDefault="009D23D1" w:rsidP="00AF0A7A">
      <w:pPr>
        <w:rPr>
          <w:rFonts w:ascii="Times New Roman" w:eastAsia="ＭＳ 明朝" w:hAnsi="Times New Roman"/>
        </w:rPr>
      </w:pPr>
    </w:p>
    <w:p w14:paraId="25A308EB" w14:textId="4DC7FE29" w:rsidR="00FA43B3" w:rsidRPr="00B25F19" w:rsidRDefault="00F65AFB" w:rsidP="00AF0A7A">
      <w:pPr>
        <w:rPr>
          <w:rFonts w:ascii="Times New Roman" w:eastAsia="ＭＳ 明朝" w:hAnsi="Times New Roman"/>
        </w:rPr>
      </w:pPr>
      <w:r w:rsidRPr="00B25F19">
        <w:rPr>
          <w:rFonts w:ascii="Times New Roman" w:eastAsia="ＭＳ 明朝" w:hAnsi="Times New Roman"/>
          <w:noProof/>
        </w:rPr>
        <w:drawing>
          <wp:anchor distT="0" distB="0" distL="114300" distR="114300" simplePos="0" relativeHeight="251671552" behindDoc="1" locked="0" layoutInCell="1" allowOverlap="1" wp14:anchorId="0C6E5226" wp14:editId="69F91812">
            <wp:simplePos x="0" y="0"/>
            <wp:positionH relativeFrom="column">
              <wp:posOffset>-3810</wp:posOffset>
            </wp:positionH>
            <wp:positionV relativeFrom="paragraph">
              <wp:posOffset>34925</wp:posOffset>
            </wp:positionV>
            <wp:extent cx="5400040" cy="1972945"/>
            <wp:effectExtent l="0" t="0" r="0" b="8255"/>
            <wp:wrapNone/>
            <wp:docPr id="14" name="図 14" descr="テーブル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図 14" descr="テーブル が含まれている画像&#10;&#10;自動的に生成された説明"/>
                    <pic:cNvPicPr/>
                  </pic:nvPicPr>
                  <pic:blipFill>
                    <a:blip r:embed="rId12">
                      <a:extLst>
                        <a:ext uri="{28A0092B-C50C-407E-A947-70E740481C1C}">
                          <a14:useLocalDpi xmlns:a14="http://schemas.microsoft.com/office/drawing/2010/main" val="0"/>
                        </a:ext>
                      </a:extLst>
                    </a:blip>
                    <a:stretch>
                      <a:fillRect/>
                    </a:stretch>
                  </pic:blipFill>
                  <pic:spPr>
                    <a:xfrm>
                      <a:off x="0" y="0"/>
                      <a:ext cx="5400040" cy="1972945"/>
                    </a:xfrm>
                    <a:prstGeom prst="rect">
                      <a:avLst/>
                    </a:prstGeom>
                  </pic:spPr>
                </pic:pic>
              </a:graphicData>
            </a:graphic>
          </wp:anchor>
        </w:drawing>
      </w:r>
    </w:p>
    <w:p w14:paraId="7B1516AC" w14:textId="77777777" w:rsidR="00FA43B3" w:rsidRPr="00B25F19" w:rsidRDefault="00FA43B3" w:rsidP="00AF0A7A">
      <w:pPr>
        <w:rPr>
          <w:rFonts w:ascii="Times New Roman" w:eastAsia="ＭＳ 明朝" w:hAnsi="Times New Roman"/>
        </w:rPr>
      </w:pPr>
    </w:p>
    <w:p w14:paraId="436875C4" w14:textId="197ABA58" w:rsidR="00D440C9" w:rsidRPr="00B25F19" w:rsidRDefault="00D440C9" w:rsidP="00AF0A7A">
      <w:pPr>
        <w:rPr>
          <w:rFonts w:ascii="Times New Roman" w:eastAsia="ＭＳ 明朝" w:hAnsi="Times New Roman"/>
        </w:rPr>
      </w:pPr>
    </w:p>
    <w:p w14:paraId="144B8927" w14:textId="0D0DCD86" w:rsidR="00D440C9" w:rsidRPr="00B25F19" w:rsidRDefault="00D440C9" w:rsidP="00AF0A7A">
      <w:pPr>
        <w:rPr>
          <w:rFonts w:ascii="Times New Roman" w:eastAsia="ＭＳ 明朝" w:hAnsi="Times New Roman"/>
        </w:rPr>
      </w:pPr>
    </w:p>
    <w:p w14:paraId="6592402E" w14:textId="36B50EE3" w:rsidR="004D32EE" w:rsidRPr="00B25F19" w:rsidRDefault="004D32EE" w:rsidP="00AF0A7A">
      <w:pPr>
        <w:rPr>
          <w:rFonts w:ascii="Times New Roman" w:eastAsia="ＭＳ 明朝" w:hAnsi="Times New Roman"/>
        </w:rPr>
      </w:pPr>
    </w:p>
    <w:p w14:paraId="5B08DCB3" w14:textId="7E07AEBE" w:rsidR="004D32EE" w:rsidRPr="00B25F19" w:rsidRDefault="004D32EE" w:rsidP="00AF0A7A">
      <w:pPr>
        <w:rPr>
          <w:rFonts w:ascii="Times New Roman" w:eastAsia="ＭＳ 明朝" w:hAnsi="Times New Roman"/>
        </w:rPr>
      </w:pPr>
    </w:p>
    <w:p w14:paraId="07C7A890" w14:textId="119A4168" w:rsidR="004D32EE" w:rsidRPr="00B25F19" w:rsidRDefault="004D32EE" w:rsidP="00AF0A7A">
      <w:pPr>
        <w:rPr>
          <w:rFonts w:ascii="Times New Roman" w:eastAsia="ＭＳ 明朝" w:hAnsi="Times New Roman"/>
        </w:rPr>
      </w:pPr>
    </w:p>
    <w:p w14:paraId="65CBE2E2" w14:textId="59CBE978" w:rsidR="004D32EE" w:rsidRPr="00B25F19" w:rsidRDefault="004D32EE" w:rsidP="00AF0A7A">
      <w:pPr>
        <w:rPr>
          <w:rFonts w:ascii="Times New Roman" w:eastAsia="ＭＳ 明朝" w:hAnsi="Times New Roman"/>
        </w:rPr>
      </w:pPr>
    </w:p>
    <w:p w14:paraId="7EC8739C" w14:textId="3CFE3B52" w:rsidR="004D32EE" w:rsidRPr="00B25F19" w:rsidRDefault="004D32EE" w:rsidP="00AF0A7A">
      <w:pPr>
        <w:rPr>
          <w:rFonts w:ascii="Times New Roman" w:eastAsia="ＭＳ 明朝" w:hAnsi="Times New Roman"/>
        </w:rPr>
      </w:pPr>
    </w:p>
    <w:p w14:paraId="00368EBC" w14:textId="62F73165" w:rsidR="006E5671" w:rsidRPr="00B25F19" w:rsidRDefault="00F65AFB" w:rsidP="00F65AFB">
      <w:pPr>
        <w:jc w:val="center"/>
        <w:rPr>
          <w:rFonts w:ascii="Times New Roman" w:eastAsia="ＭＳ 明朝" w:hAnsi="Times New Roman"/>
        </w:rPr>
      </w:pPr>
      <w:r w:rsidRPr="00B25F19">
        <w:rPr>
          <w:rFonts w:ascii="Times New Roman" w:eastAsia="ＭＳ 明朝" w:hAnsi="Times New Roman" w:hint="eastAsia"/>
        </w:rPr>
        <w:t>図</w:t>
      </w:r>
      <w:r w:rsidRPr="00B25F19">
        <w:rPr>
          <w:rFonts w:ascii="Times New Roman" w:eastAsia="ＭＳ 明朝" w:hAnsi="Times New Roman" w:hint="eastAsia"/>
        </w:rPr>
        <w:t>1.4</w:t>
      </w:r>
      <w:r w:rsidRPr="00B25F19">
        <w:rPr>
          <w:rFonts w:ascii="Times New Roman" w:eastAsia="ＭＳ 明朝" w:hAnsi="Times New Roman" w:hint="eastAsia"/>
        </w:rPr>
        <w:t xml:space="preserve">　日本におけるインバランス料金制度の変遷</w:t>
      </w:r>
    </w:p>
    <w:p w14:paraId="6FC007F8" w14:textId="26485526" w:rsidR="006E5671" w:rsidRPr="00B25F19" w:rsidRDefault="00E05AF2" w:rsidP="00E05AF2">
      <w:pPr>
        <w:jc w:val="center"/>
        <w:rPr>
          <w:rFonts w:ascii="Times New Roman" w:eastAsia="ＭＳ 明朝" w:hAnsi="Times New Roman"/>
        </w:rPr>
      </w:pPr>
      <w:r>
        <w:rPr>
          <w:rFonts w:ascii="Times New Roman" w:eastAsia="ＭＳ 明朝" w:hAnsi="Times New Roman" w:hint="eastAsia"/>
        </w:rPr>
        <w:t>F</w:t>
      </w:r>
      <w:r>
        <w:rPr>
          <w:rFonts w:ascii="Times New Roman" w:eastAsia="ＭＳ 明朝" w:hAnsi="Times New Roman"/>
        </w:rPr>
        <w:t xml:space="preserve">ig. 1.4 </w:t>
      </w:r>
      <w:r w:rsidRPr="00E05AF2">
        <w:rPr>
          <w:rFonts w:ascii="Times New Roman" w:eastAsia="ＭＳ 明朝" w:hAnsi="Times New Roman"/>
        </w:rPr>
        <w:t>Changes in the imbalance rate system in Japan</w:t>
      </w:r>
    </w:p>
    <w:p w14:paraId="60A8190A" w14:textId="1708F03F" w:rsidR="00F65AFB" w:rsidRPr="00B25F19" w:rsidRDefault="009D23D1" w:rsidP="00AF0A7A">
      <w:pPr>
        <w:rPr>
          <w:rFonts w:ascii="Times New Roman" w:eastAsia="ＭＳ 明朝" w:hAnsi="Times New Roman"/>
        </w:rPr>
      </w:pPr>
      <w:r w:rsidRPr="00B25F19">
        <w:rPr>
          <w:rFonts w:ascii="Times New Roman" w:eastAsia="ＭＳ 明朝" w:hAnsi="Times New Roman" w:hint="eastAsia"/>
        </w:rPr>
        <w:lastRenderedPageBreak/>
        <w:t xml:space="preserve">　インバランスの変動範囲の割合（不足インバランス率または余剰インバランス率）を決定する算出式を以下に示す。</w:t>
      </w:r>
    </w:p>
    <w:p w14:paraId="372C9BEC" w14:textId="4566774A" w:rsidR="00F65AFB" w:rsidRPr="00B25F19" w:rsidRDefault="00F65AFB" w:rsidP="00AF0A7A">
      <w:pPr>
        <w:rPr>
          <w:rFonts w:ascii="Times New Roman" w:eastAsia="ＭＳ 明朝" w:hAnsi="Times New Roman"/>
        </w:rPr>
      </w:pPr>
    </w:p>
    <w:p w14:paraId="06FB2176" w14:textId="62102969" w:rsidR="00F65AFB" w:rsidRPr="00B25F19" w:rsidRDefault="008429D3" w:rsidP="00AF0A7A">
      <w:pPr>
        <w:rPr>
          <w:rFonts w:ascii="Times New Roman" w:eastAsia="ＭＳ 明朝" w:hAnsi="Times New Roman"/>
          <w:iCs/>
        </w:rPr>
      </w:pPr>
      <m:oMathPara>
        <m:oMath>
          <m:eqArr>
            <m:eqArrPr>
              <m:maxDist m:val="1"/>
              <m:ctrlPr>
                <w:rPr>
                  <w:rFonts w:ascii="Cambria Math" w:eastAsia="ＭＳ 明朝" w:hAnsi="Cambria Math"/>
                  <w:i/>
                  <w:iCs/>
                </w:rPr>
              </m:ctrlPr>
            </m:eqArrPr>
            <m:e>
              <m:r>
                <m:rPr>
                  <m:sty m:val="p"/>
                </m:rPr>
                <w:rPr>
                  <w:rFonts w:ascii="Cambria Math" w:eastAsia="ＭＳ 明朝" w:hAnsi="Cambria Math" w:hint="eastAsia"/>
                </w:rPr>
                <m:t>不足インバランス率</m:t>
              </m:r>
              <m:d>
                <m:dPr>
                  <m:begChr m:val="["/>
                  <m:endChr m:val="]"/>
                  <m:ctrlPr>
                    <w:rPr>
                      <w:rFonts w:ascii="Cambria Math" w:eastAsia="ＭＳ 明朝" w:hAnsi="Cambria Math"/>
                      <w:iCs/>
                    </w:rPr>
                  </m:ctrlPr>
                </m:dPr>
                <m:e>
                  <m:r>
                    <m:rPr>
                      <m:sty m:val="p"/>
                    </m:rPr>
                    <w:rPr>
                      <w:rFonts w:ascii="Cambria Math" w:eastAsia="ＭＳ 明朝" w:hAnsi="Cambria Math"/>
                    </w:rPr>
                    <m:t>%</m:t>
                  </m:r>
                </m:e>
              </m:d>
              <m:r>
                <w:rPr>
                  <w:rFonts w:ascii="Cambria Math" w:eastAsia="ＭＳ 明朝" w:hAnsi="Cambria Math"/>
                </w:rPr>
                <m:t>=100-</m:t>
              </m:r>
              <m:d>
                <m:dPr>
                  <m:ctrlPr>
                    <w:rPr>
                      <w:rFonts w:ascii="Cambria Math" w:eastAsia="ＭＳ 明朝" w:hAnsi="Cambria Math"/>
                      <w:i/>
                      <w:iCs/>
                    </w:rPr>
                  </m:ctrlPr>
                </m:dPr>
                <m:e>
                  <m:f>
                    <m:fPr>
                      <m:ctrlPr>
                        <w:rPr>
                          <w:rFonts w:ascii="Cambria Math" w:eastAsia="ＭＳ 明朝" w:hAnsi="Cambria Math"/>
                          <w:i/>
                          <w:iCs/>
                        </w:rPr>
                      </m:ctrlPr>
                    </m:fPr>
                    <m:num>
                      <m:r>
                        <m:rPr>
                          <m:sty m:val="p"/>
                        </m:rPr>
                        <w:rPr>
                          <w:rFonts w:ascii="Cambria Math" w:eastAsia="ＭＳ 明朝" w:hAnsi="Cambria Math" w:hint="eastAsia"/>
                        </w:rPr>
                        <m:t>需要</m:t>
                      </m:r>
                      <m:d>
                        <m:dPr>
                          <m:ctrlPr>
                            <w:rPr>
                              <w:rFonts w:ascii="Cambria Math" w:eastAsia="ＭＳ 明朝" w:hAnsi="Cambria Math"/>
                            </w:rPr>
                          </m:ctrlPr>
                        </m:dPr>
                        <m:e>
                          <m:r>
                            <m:rPr>
                              <m:sty m:val="p"/>
                            </m:rPr>
                            <w:rPr>
                              <w:rFonts w:ascii="Cambria Math" w:eastAsia="ＭＳ 明朝" w:hAnsi="Cambria Math" w:hint="eastAsia"/>
                            </w:rPr>
                            <m:t>発電</m:t>
                          </m:r>
                        </m:e>
                      </m:d>
                      <m:r>
                        <m:rPr>
                          <m:sty m:val="p"/>
                        </m:rPr>
                        <w:rPr>
                          <w:rFonts w:ascii="Cambria Math" w:eastAsia="ＭＳ 明朝" w:hAnsi="Cambria Math" w:hint="eastAsia"/>
                        </w:rPr>
                        <m:t>実績値</m:t>
                      </m:r>
                      <m:r>
                        <m:rPr>
                          <m:sty m:val="p"/>
                        </m:rPr>
                        <w:rPr>
                          <w:rFonts w:ascii="Cambria Math" w:eastAsia="ＭＳ 明朝" w:hAnsi="Cambria Math"/>
                        </w:rPr>
                        <m:t>×100</m:t>
                      </m:r>
                    </m:num>
                    <m:den>
                      <m:r>
                        <m:rPr>
                          <m:sty m:val="p"/>
                        </m:rPr>
                        <w:rPr>
                          <w:rFonts w:ascii="Cambria Math" w:eastAsia="ＭＳ 明朝" w:hAnsi="Cambria Math" w:hint="eastAsia"/>
                        </w:rPr>
                        <m:t>需要</m:t>
                      </m:r>
                      <m:d>
                        <m:dPr>
                          <m:ctrlPr>
                            <w:rPr>
                              <w:rFonts w:ascii="Cambria Math" w:eastAsia="ＭＳ 明朝" w:hAnsi="Cambria Math"/>
                            </w:rPr>
                          </m:ctrlPr>
                        </m:dPr>
                        <m:e>
                          <m:r>
                            <m:rPr>
                              <m:sty m:val="p"/>
                            </m:rPr>
                            <w:rPr>
                              <w:rFonts w:ascii="Cambria Math" w:eastAsia="ＭＳ 明朝" w:hAnsi="Cambria Math" w:hint="eastAsia"/>
                            </w:rPr>
                            <m:t>発電</m:t>
                          </m:r>
                        </m:e>
                      </m:d>
                      <m:r>
                        <m:rPr>
                          <m:sty m:val="p"/>
                        </m:rPr>
                        <w:rPr>
                          <w:rFonts w:ascii="Cambria Math" w:eastAsia="ＭＳ 明朝" w:hAnsi="Cambria Math" w:hint="eastAsia"/>
                        </w:rPr>
                        <m:t>計画値</m:t>
                      </m:r>
                    </m:den>
                  </m:f>
                </m:e>
              </m:d>
              <m:r>
                <w:rPr>
                  <w:rFonts w:ascii="Cambria Math" w:eastAsia="ＭＳ 明朝" w:hAnsi="Cambria Math"/>
                </w:rPr>
                <m:t>#</m:t>
              </m:r>
              <m:d>
                <m:dPr>
                  <m:ctrlPr>
                    <w:rPr>
                      <w:rFonts w:ascii="Cambria Math" w:eastAsia="ＭＳ 明朝" w:hAnsi="Cambria Math"/>
                      <w:i/>
                      <w:iCs/>
                    </w:rPr>
                  </m:ctrlPr>
                </m:dPr>
                <m:e>
                  <m:r>
                    <w:rPr>
                      <w:rFonts w:ascii="Cambria Math" w:eastAsia="ＭＳ 明朝" w:hAnsi="Cambria Math"/>
                    </w:rPr>
                    <m:t>3</m:t>
                  </m:r>
                </m:e>
              </m:d>
            </m:e>
          </m:eqArr>
        </m:oMath>
      </m:oMathPara>
    </w:p>
    <w:p w14:paraId="4FDEF6F3" w14:textId="7219FE91" w:rsidR="009D23D1" w:rsidRPr="00B25F19" w:rsidRDefault="008429D3" w:rsidP="00AF0A7A">
      <w:pPr>
        <w:rPr>
          <w:rFonts w:ascii="Times New Roman" w:eastAsia="ＭＳ 明朝" w:hAnsi="Times New Roman"/>
          <w:iCs/>
        </w:rPr>
      </w:pPr>
      <m:oMathPara>
        <m:oMath>
          <m:eqArr>
            <m:eqArrPr>
              <m:maxDist m:val="1"/>
              <m:ctrlPr>
                <w:rPr>
                  <w:rFonts w:ascii="Cambria Math" w:eastAsia="ＭＳ 明朝" w:hAnsi="Cambria Math"/>
                  <w:i/>
                  <w:iCs/>
                </w:rPr>
              </m:ctrlPr>
            </m:eqArrPr>
            <m:e>
              <m:r>
                <m:rPr>
                  <m:sty m:val="p"/>
                </m:rPr>
                <w:rPr>
                  <w:rFonts w:ascii="Cambria Math" w:eastAsia="ＭＳ 明朝" w:hAnsi="Cambria Math" w:hint="eastAsia"/>
                </w:rPr>
                <m:t>余剰インバランス率</m:t>
              </m:r>
              <m:d>
                <m:dPr>
                  <m:begChr m:val="["/>
                  <m:endChr m:val="]"/>
                  <m:ctrlPr>
                    <w:rPr>
                      <w:rFonts w:ascii="Cambria Math" w:eastAsia="ＭＳ 明朝" w:hAnsi="Cambria Math"/>
                      <w:iCs/>
                    </w:rPr>
                  </m:ctrlPr>
                </m:dPr>
                <m:e>
                  <m:r>
                    <m:rPr>
                      <m:sty m:val="p"/>
                    </m:rPr>
                    <w:rPr>
                      <w:rFonts w:ascii="Cambria Math" w:eastAsia="ＭＳ 明朝" w:hAnsi="Cambria Math"/>
                    </w:rPr>
                    <m:t>%</m:t>
                  </m:r>
                </m:e>
              </m:d>
              <m:r>
                <m:rPr>
                  <m:sty m:val="p"/>
                </m:rPr>
                <w:rPr>
                  <w:rFonts w:ascii="Cambria Math" w:eastAsia="ＭＳ 明朝" w:hAnsi="Cambria Math"/>
                </w:rPr>
                <m:t>=</m:t>
              </m:r>
              <m:d>
                <m:dPr>
                  <m:ctrlPr>
                    <w:rPr>
                      <w:rFonts w:ascii="Cambria Math" w:eastAsia="ＭＳ 明朝" w:hAnsi="Cambria Math"/>
                      <w:iCs/>
                    </w:rPr>
                  </m:ctrlPr>
                </m:dPr>
                <m:e>
                  <m:f>
                    <m:fPr>
                      <m:ctrlPr>
                        <w:rPr>
                          <w:rFonts w:ascii="Cambria Math" w:eastAsia="ＭＳ 明朝" w:hAnsi="Cambria Math"/>
                          <w:i/>
                          <w:iCs/>
                        </w:rPr>
                      </m:ctrlPr>
                    </m:fPr>
                    <m:num>
                      <m:r>
                        <m:rPr>
                          <m:sty m:val="p"/>
                        </m:rPr>
                        <w:rPr>
                          <w:rFonts w:ascii="Cambria Math" w:eastAsia="ＭＳ 明朝" w:hAnsi="Cambria Math" w:hint="eastAsia"/>
                        </w:rPr>
                        <m:t>需要</m:t>
                      </m:r>
                      <m:d>
                        <m:dPr>
                          <m:ctrlPr>
                            <w:rPr>
                              <w:rFonts w:ascii="Cambria Math" w:eastAsia="ＭＳ 明朝" w:hAnsi="Cambria Math"/>
                            </w:rPr>
                          </m:ctrlPr>
                        </m:dPr>
                        <m:e>
                          <m:r>
                            <m:rPr>
                              <m:sty m:val="p"/>
                            </m:rPr>
                            <w:rPr>
                              <w:rFonts w:ascii="Cambria Math" w:eastAsia="ＭＳ 明朝" w:hAnsi="Cambria Math" w:hint="eastAsia"/>
                            </w:rPr>
                            <m:t>発電</m:t>
                          </m:r>
                        </m:e>
                      </m:d>
                      <m:r>
                        <m:rPr>
                          <m:sty m:val="p"/>
                        </m:rPr>
                        <w:rPr>
                          <w:rFonts w:ascii="Cambria Math" w:eastAsia="ＭＳ 明朝" w:hAnsi="Cambria Math" w:hint="eastAsia"/>
                        </w:rPr>
                        <m:t>実績値</m:t>
                      </m:r>
                      <m:r>
                        <m:rPr>
                          <m:sty m:val="p"/>
                        </m:rPr>
                        <w:rPr>
                          <w:rFonts w:ascii="Cambria Math" w:eastAsia="ＭＳ 明朝" w:hAnsi="Cambria Math"/>
                        </w:rPr>
                        <m:t>×100</m:t>
                      </m:r>
                    </m:num>
                    <m:den>
                      <m:r>
                        <m:rPr>
                          <m:sty m:val="p"/>
                        </m:rPr>
                        <w:rPr>
                          <w:rFonts w:ascii="Cambria Math" w:eastAsia="ＭＳ 明朝" w:hAnsi="Cambria Math" w:hint="eastAsia"/>
                        </w:rPr>
                        <m:t>需要</m:t>
                      </m:r>
                      <m:d>
                        <m:dPr>
                          <m:ctrlPr>
                            <w:rPr>
                              <w:rFonts w:ascii="Cambria Math" w:eastAsia="ＭＳ 明朝" w:hAnsi="Cambria Math"/>
                            </w:rPr>
                          </m:ctrlPr>
                        </m:dPr>
                        <m:e>
                          <m:r>
                            <m:rPr>
                              <m:sty m:val="p"/>
                            </m:rPr>
                            <w:rPr>
                              <w:rFonts w:ascii="Cambria Math" w:eastAsia="ＭＳ 明朝" w:hAnsi="Cambria Math" w:hint="eastAsia"/>
                            </w:rPr>
                            <m:t>発電</m:t>
                          </m:r>
                        </m:e>
                      </m:d>
                      <m:r>
                        <m:rPr>
                          <m:sty m:val="p"/>
                        </m:rPr>
                        <w:rPr>
                          <w:rFonts w:ascii="Cambria Math" w:eastAsia="ＭＳ 明朝" w:hAnsi="Cambria Math" w:hint="eastAsia"/>
                        </w:rPr>
                        <m:t>計画値</m:t>
                      </m:r>
                    </m:den>
                  </m:f>
                </m:e>
              </m:d>
              <m:r>
                <w:rPr>
                  <w:rFonts w:ascii="Cambria Math" w:eastAsia="ＭＳ 明朝" w:hAnsi="Cambria Math"/>
                </w:rPr>
                <m:t>-100#</m:t>
              </m:r>
              <m:d>
                <m:dPr>
                  <m:ctrlPr>
                    <w:rPr>
                      <w:rFonts w:ascii="Cambria Math" w:eastAsia="ＭＳ 明朝" w:hAnsi="Cambria Math"/>
                      <w:i/>
                      <w:iCs/>
                    </w:rPr>
                  </m:ctrlPr>
                </m:dPr>
                <m:e>
                  <m:r>
                    <w:rPr>
                      <w:rFonts w:ascii="Cambria Math" w:eastAsia="ＭＳ 明朝" w:hAnsi="Cambria Math"/>
                    </w:rPr>
                    <m:t>4</m:t>
                  </m:r>
                </m:e>
              </m:d>
            </m:e>
          </m:eqArr>
        </m:oMath>
      </m:oMathPara>
    </w:p>
    <w:p w14:paraId="6A47E53A" w14:textId="77777777" w:rsidR="009D23D1" w:rsidRPr="00B25F19" w:rsidRDefault="009D23D1" w:rsidP="00AF0A7A">
      <w:pPr>
        <w:rPr>
          <w:rFonts w:ascii="Times New Roman" w:eastAsia="ＭＳ 明朝" w:hAnsi="Times New Roman"/>
        </w:rPr>
      </w:pPr>
    </w:p>
    <w:p w14:paraId="78A9CB1B" w14:textId="3E5FAE89" w:rsidR="00F65AFB" w:rsidRPr="00B25F19" w:rsidRDefault="009D23D1" w:rsidP="00AF0A7A">
      <w:pPr>
        <w:rPr>
          <w:rFonts w:ascii="Times New Roman" w:eastAsia="ＭＳ 明朝" w:hAnsi="Times New Roman"/>
        </w:rPr>
      </w:pPr>
      <w:r w:rsidRPr="00B25F19">
        <w:rPr>
          <w:rFonts w:ascii="Times New Roman" w:eastAsia="ＭＳ 明朝" w:hAnsi="Times New Roman" w:hint="eastAsia"/>
        </w:rPr>
        <w:t>本研究では、</w:t>
      </w:r>
      <w:r w:rsidRPr="00B25F19">
        <w:rPr>
          <w:rFonts w:ascii="Times New Roman" w:eastAsia="ＭＳ 明朝" w:hAnsi="Times New Roman" w:hint="eastAsia"/>
        </w:rPr>
        <w:t>(3),(4)</w:t>
      </w:r>
      <w:r w:rsidRPr="00B25F19">
        <w:rPr>
          <w:rFonts w:ascii="Times New Roman" w:eastAsia="ＭＳ 明朝" w:hAnsi="Times New Roman" w:hint="eastAsia"/>
        </w:rPr>
        <w:t>式を用いて各インバランス率を算出する。</w:t>
      </w:r>
    </w:p>
    <w:p w14:paraId="01872E42" w14:textId="3A065CF7" w:rsidR="00F65AFB" w:rsidRPr="00B25F19" w:rsidRDefault="00F65AFB" w:rsidP="00AF0A7A">
      <w:pPr>
        <w:rPr>
          <w:rFonts w:ascii="Times New Roman" w:eastAsia="ＭＳ 明朝" w:hAnsi="Times New Roman"/>
        </w:rPr>
      </w:pPr>
    </w:p>
    <w:p w14:paraId="2129320C" w14:textId="4471ABC9" w:rsidR="00F65AFB" w:rsidRPr="00B25F19" w:rsidRDefault="00F65AFB" w:rsidP="00AF0A7A">
      <w:pPr>
        <w:rPr>
          <w:rFonts w:ascii="Times New Roman" w:eastAsia="ＭＳ 明朝" w:hAnsi="Times New Roman"/>
        </w:rPr>
      </w:pPr>
    </w:p>
    <w:p w14:paraId="57D8050D" w14:textId="1546A50F" w:rsidR="00F65AFB" w:rsidRPr="00B25F19" w:rsidRDefault="00F65AFB" w:rsidP="00AF0A7A">
      <w:pPr>
        <w:rPr>
          <w:rFonts w:ascii="Times New Roman" w:eastAsia="ＭＳ 明朝" w:hAnsi="Times New Roman"/>
        </w:rPr>
      </w:pPr>
    </w:p>
    <w:p w14:paraId="5236E20D" w14:textId="1E8AF001" w:rsidR="00F65AFB" w:rsidRPr="00B25F19" w:rsidRDefault="00F65AFB" w:rsidP="00AF0A7A">
      <w:pPr>
        <w:rPr>
          <w:rFonts w:ascii="Times New Roman" w:eastAsia="ＭＳ 明朝" w:hAnsi="Times New Roman"/>
        </w:rPr>
      </w:pPr>
    </w:p>
    <w:p w14:paraId="532623B0" w14:textId="79340228" w:rsidR="00F65AFB" w:rsidRPr="00B25F19" w:rsidRDefault="00F65AFB" w:rsidP="00AF0A7A">
      <w:pPr>
        <w:rPr>
          <w:rFonts w:ascii="Times New Roman" w:eastAsia="ＭＳ 明朝" w:hAnsi="Times New Roman"/>
        </w:rPr>
      </w:pPr>
    </w:p>
    <w:p w14:paraId="5B43B5F6" w14:textId="4FA87AE7" w:rsidR="00F65AFB" w:rsidRPr="00B25F19" w:rsidRDefault="00F65AFB" w:rsidP="00AF0A7A">
      <w:pPr>
        <w:rPr>
          <w:rFonts w:ascii="Times New Roman" w:eastAsia="ＭＳ 明朝" w:hAnsi="Times New Roman"/>
        </w:rPr>
      </w:pPr>
    </w:p>
    <w:p w14:paraId="0D7FD646" w14:textId="7C4BF38C" w:rsidR="00F65AFB" w:rsidRPr="00B25F19" w:rsidRDefault="00F65AFB" w:rsidP="00AF0A7A">
      <w:pPr>
        <w:rPr>
          <w:rFonts w:ascii="Times New Roman" w:eastAsia="ＭＳ 明朝" w:hAnsi="Times New Roman"/>
        </w:rPr>
      </w:pPr>
    </w:p>
    <w:p w14:paraId="08CB43F0" w14:textId="78FA0E3F" w:rsidR="00F65AFB" w:rsidRPr="00B25F19" w:rsidRDefault="00F65AFB" w:rsidP="00AF0A7A">
      <w:pPr>
        <w:rPr>
          <w:rFonts w:ascii="Times New Roman" w:eastAsia="ＭＳ 明朝" w:hAnsi="Times New Roman"/>
        </w:rPr>
      </w:pPr>
    </w:p>
    <w:p w14:paraId="2C0192B4" w14:textId="5365DB21" w:rsidR="00F65AFB" w:rsidRPr="00B25F19" w:rsidRDefault="00F65AFB" w:rsidP="00AF0A7A">
      <w:pPr>
        <w:rPr>
          <w:rFonts w:ascii="Times New Roman" w:eastAsia="ＭＳ 明朝" w:hAnsi="Times New Roman"/>
        </w:rPr>
      </w:pPr>
    </w:p>
    <w:p w14:paraId="059475BB" w14:textId="2B753A43" w:rsidR="00F65AFB" w:rsidRPr="00B25F19" w:rsidRDefault="00F65AFB" w:rsidP="00AF0A7A">
      <w:pPr>
        <w:rPr>
          <w:rFonts w:ascii="Times New Roman" w:eastAsia="ＭＳ 明朝" w:hAnsi="Times New Roman"/>
        </w:rPr>
      </w:pPr>
    </w:p>
    <w:p w14:paraId="7B599E65" w14:textId="381E8C31" w:rsidR="00F65AFB" w:rsidRPr="00B25F19" w:rsidRDefault="00F65AFB" w:rsidP="00AF0A7A">
      <w:pPr>
        <w:rPr>
          <w:rFonts w:ascii="Times New Roman" w:eastAsia="ＭＳ 明朝" w:hAnsi="Times New Roman"/>
        </w:rPr>
      </w:pPr>
    </w:p>
    <w:p w14:paraId="06F50540" w14:textId="00D72CBD" w:rsidR="00F65AFB" w:rsidRPr="00B25F19" w:rsidRDefault="00F65AFB" w:rsidP="00AF0A7A">
      <w:pPr>
        <w:rPr>
          <w:rFonts w:ascii="Times New Roman" w:eastAsia="ＭＳ 明朝" w:hAnsi="Times New Roman"/>
        </w:rPr>
      </w:pPr>
    </w:p>
    <w:p w14:paraId="59DC02E2" w14:textId="68678918" w:rsidR="00F65AFB" w:rsidRPr="00B25F19" w:rsidRDefault="00F65AFB" w:rsidP="00AF0A7A">
      <w:pPr>
        <w:rPr>
          <w:rFonts w:ascii="Times New Roman" w:eastAsia="ＭＳ 明朝" w:hAnsi="Times New Roman"/>
        </w:rPr>
      </w:pPr>
    </w:p>
    <w:p w14:paraId="67033FB9" w14:textId="02B08C87" w:rsidR="00F65AFB" w:rsidRPr="00B25F19" w:rsidRDefault="00F65AFB" w:rsidP="00AF0A7A">
      <w:pPr>
        <w:rPr>
          <w:rFonts w:ascii="Times New Roman" w:eastAsia="ＭＳ 明朝" w:hAnsi="Times New Roman"/>
        </w:rPr>
      </w:pPr>
    </w:p>
    <w:p w14:paraId="4A0BD53C" w14:textId="43002F7F" w:rsidR="00F65AFB" w:rsidRPr="00B25F19" w:rsidRDefault="00F65AFB" w:rsidP="00AF0A7A">
      <w:pPr>
        <w:rPr>
          <w:rFonts w:ascii="Times New Roman" w:eastAsia="ＭＳ 明朝" w:hAnsi="Times New Roman"/>
        </w:rPr>
      </w:pPr>
    </w:p>
    <w:p w14:paraId="792AFDAA" w14:textId="01525D7F" w:rsidR="00F65AFB" w:rsidRPr="00B25F19" w:rsidRDefault="00F65AFB" w:rsidP="00AF0A7A">
      <w:pPr>
        <w:rPr>
          <w:rFonts w:ascii="Times New Roman" w:eastAsia="ＭＳ 明朝" w:hAnsi="Times New Roman"/>
        </w:rPr>
      </w:pPr>
    </w:p>
    <w:p w14:paraId="4FD972A1" w14:textId="640F6BBF" w:rsidR="00F65AFB" w:rsidRPr="00B25F19" w:rsidRDefault="00F65AFB" w:rsidP="00AF0A7A">
      <w:pPr>
        <w:rPr>
          <w:rFonts w:ascii="Times New Roman" w:eastAsia="ＭＳ 明朝" w:hAnsi="Times New Roman"/>
        </w:rPr>
      </w:pPr>
    </w:p>
    <w:p w14:paraId="3EA55AD9" w14:textId="689B1637" w:rsidR="00F65AFB" w:rsidRPr="00B25F19" w:rsidRDefault="00F65AFB" w:rsidP="00AF0A7A">
      <w:pPr>
        <w:rPr>
          <w:rFonts w:ascii="Times New Roman" w:eastAsia="ＭＳ 明朝" w:hAnsi="Times New Roman"/>
        </w:rPr>
      </w:pPr>
    </w:p>
    <w:p w14:paraId="20B01E97" w14:textId="1F923BD5" w:rsidR="00F65AFB" w:rsidRPr="00B25F19" w:rsidRDefault="00F65AFB" w:rsidP="00AF0A7A">
      <w:pPr>
        <w:rPr>
          <w:rFonts w:ascii="Times New Roman" w:eastAsia="ＭＳ 明朝" w:hAnsi="Times New Roman"/>
        </w:rPr>
      </w:pPr>
    </w:p>
    <w:p w14:paraId="480E1DF7" w14:textId="06A335DE" w:rsidR="00F65AFB" w:rsidRPr="00B25F19" w:rsidRDefault="00F65AFB" w:rsidP="00AF0A7A">
      <w:pPr>
        <w:rPr>
          <w:rFonts w:ascii="Times New Roman" w:eastAsia="ＭＳ 明朝" w:hAnsi="Times New Roman"/>
        </w:rPr>
      </w:pPr>
    </w:p>
    <w:p w14:paraId="3E5631DB" w14:textId="77777777" w:rsidR="009D23D1" w:rsidRPr="00B25F19" w:rsidRDefault="009D23D1" w:rsidP="00AF0A7A">
      <w:pPr>
        <w:rPr>
          <w:rFonts w:ascii="Times New Roman" w:eastAsia="ＭＳ 明朝" w:hAnsi="Times New Roman"/>
        </w:rPr>
      </w:pPr>
    </w:p>
    <w:p w14:paraId="03A00B52" w14:textId="2DDEF479" w:rsidR="00F65AFB" w:rsidRPr="00B25F19" w:rsidRDefault="00F65AFB" w:rsidP="00AF0A7A">
      <w:pPr>
        <w:rPr>
          <w:rFonts w:ascii="Times New Roman" w:eastAsia="ＭＳ 明朝" w:hAnsi="Times New Roman"/>
        </w:rPr>
      </w:pPr>
    </w:p>
    <w:p w14:paraId="5D559BD3" w14:textId="3847CDA3" w:rsidR="00F65AFB" w:rsidRPr="00B25F19" w:rsidRDefault="00F65AFB" w:rsidP="00AF0A7A">
      <w:pPr>
        <w:rPr>
          <w:rFonts w:ascii="Times New Roman" w:eastAsia="ＭＳ 明朝" w:hAnsi="Times New Roman"/>
        </w:rPr>
      </w:pPr>
    </w:p>
    <w:p w14:paraId="35A8B3D7" w14:textId="24081FD7" w:rsidR="00F65AFB" w:rsidRPr="00B25F19" w:rsidRDefault="00F65AFB" w:rsidP="00AF0A7A">
      <w:pPr>
        <w:rPr>
          <w:rFonts w:ascii="Times New Roman" w:eastAsia="ＭＳ 明朝" w:hAnsi="Times New Roman"/>
        </w:rPr>
      </w:pPr>
    </w:p>
    <w:p w14:paraId="66BA41B0" w14:textId="1276DAD3" w:rsidR="00F65AFB" w:rsidRPr="00B25F19" w:rsidRDefault="00F65AFB" w:rsidP="00AF0A7A">
      <w:pPr>
        <w:rPr>
          <w:rFonts w:ascii="Times New Roman" w:eastAsia="ＭＳ 明朝" w:hAnsi="Times New Roman"/>
        </w:rPr>
      </w:pPr>
    </w:p>
    <w:p w14:paraId="74B59AFA" w14:textId="76077036" w:rsidR="00F65AFB" w:rsidRPr="00B25F19" w:rsidRDefault="00F65AFB" w:rsidP="00AF0A7A">
      <w:pPr>
        <w:rPr>
          <w:rFonts w:ascii="Times New Roman" w:eastAsia="ＭＳ 明朝" w:hAnsi="Times New Roman"/>
        </w:rPr>
      </w:pPr>
    </w:p>
    <w:p w14:paraId="637E0C04" w14:textId="77777777" w:rsidR="006E5671" w:rsidRPr="00B25F19" w:rsidRDefault="006E5671" w:rsidP="00AF0A7A">
      <w:pPr>
        <w:rPr>
          <w:rFonts w:ascii="Times New Roman" w:eastAsia="ＭＳ 明朝" w:hAnsi="Times New Roman"/>
        </w:rPr>
      </w:pPr>
    </w:p>
    <w:p w14:paraId="3469FD0D" w14:textId="11ABFC73" w:rsidR="004D32EE" w:rsidRPr="00B25F19" w:rsidRDefault="00E05AF2" w:rsidP="004D32EE">
      <w:pPr>
        <w:pStyle w:val="a3"/>
        <w:numPr>
          <w:ilvl w:val="0"/>
          <w:numId w:val="6"/>
        </w:numPr>
        <w:ind w:leftChars="0"/>
        <w:rPr>
          <w:rFonts w:ascii="Times New Roman" w:eastAsia="ＭＳ 明朝" w:hAnsi="Times New Roman"/>
          <w:b/>
          <w:bCs/>
          <w:sz w:val="41"/>
          <w:szCs w:val="42"/>
        </w:rPr>
      </w:pPr>
      <w:r w:rsidRPr="00B25F19">
        <w:rPr>
          <w:rFonts w:ascii="Times New Roman" w:eastAsia="ＭＳ 明朝" w:hAnsi="Times New Roman"/>
          <w:noProof/>
        </w:rPr>
        <w:lastRenderedPageBreak/>
        <w:drawing>
          <wp:anchor distT="0" distB="0" distL="114300" distR="114300" simplePos="0" relativeHeight="251664384" behindDoc="1" locked="0" layoutInCell="1" allowOverlap="1" wp14:anchorId="26B2E28A" wp14:editId="0E0077F6">
            <wp:simplePos x="0" y="0"/>
            <wp:positionH relativeFrom="margin">
              <wp:align>center</wp:align>
            </wp:positionH>
            <wp:positionV relativeFrom="paragraph">
              <wp:posOffset>444500</wp:posOffset>
            </wp:positionV>
            <wp:extent cx="4800600" cy="2424574"/>
            <wp:effectExtent l="0" t="0" r="0" b="0"/>
            <wp:wrapNone/>
            <wp:docPr id="10" name="図 10" descr="時計と文字の加工写真&#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descr="時計と文字の加工写真&#10;&#10;低い精度で自動的に生成された説明"/>
                    <pic:cNvPicPr/>
                  </pic:nvPicPr>
                  <pic:blipFill>
                    <a:blip r:embed="rId13">
                      <a:extLst>
                        <a:ext uri="{28A0092B-C50C-407E-A947-70E740481C1C}">
                          <a14:useLocalDpi xmlns:a14="http://schemas.microsoft.com/office/drawing/2010/main" val="0"/>
                        </a:ext>
                      </a:extLst>
                    </a:blip>
                    <a:stretch>
                      <a:fillRect/>
                    </a:stretch>
                  </pic:blipFill>
                  <pic:spPr>
                    <a:xfrm>
                      <a:off x="0" y="0"/>
                      <a:ext cx="4800600" cy="2424574"/>
                    </a:xfrm>
                    <a:prstGeom prst="rect">
                      <a:avLst/>
                    </a:prstGeom>
                  </pic:spPr>
                </pic:pic>
              </a:graphicData>
            </a:graphic>
            <wp14:sizeRelH relativeFrom="margin">
              <wp14:pctWidth>0</wp14:pctWidth>
            </wp14:sizeRelH>
            <wp14:sizeRelV relativeFrom="margin">
              <wp14:pctHeight>0</wp14:pctHeight>
            </wp14:sizeRelV>
          </wp:anchor>
        </w:drawing>
      </w:r>
      <w:r w:rsidR="004D32EE" w:rsidRPr="00B25F19">
        <w:rPr>
          <w:rFonts w:ascii="Times New Roman" w:eastAsia="ＭＳ 明朝" w:hAnsi="Times New Roman" w:hint="eastAsia"/>
          <w:b/>
          <w:bCs/>
          <w:sz w:val="41"/>
          <w:szCs w:val="42"/>
        </w:rPr>
        <w:t>ブロックチェーン技術</w:t>
      </w:r>
    </w:p>
    <w:p w14:paraId="08F43601" w14:textId="000D1A06" w:rsidR="004D32EE" w:rsidRPr="00B25F19" w:rsidRDefault="004D32EE" w:rsidP="004D32EE">
      <w:pPr>
        <w:rPr>
          <w:rFonts w:ascii="Times New Roman" w:eastAsia="ＭＳ 明朝" w:hAnsi="Times New Roman"/>
        </w:rPr>
      </w:pPr>
    </w:p>
    <w:p w14:paraId="4ACD6A7D" w14:textId="01451D63" w:rsidR="004D32EE" w:rsidRPr="00B25F19" w:rsidRDefault="004D32EE" w:rsidP="004D32EE">
      <w:pPr>
        <w:rPr>
          <w:rFonts w:ascii="Times New Roman" w:eastAsia="ＭＳ 明朝" w:hAnsi="Times New Roman"/>
        </w:rPr>
      </w:pPr>
    </w:p>
    <w:p w14:paraId="5385198F" w14:textId="34325E70" w:rsidR="004D32EE" w:rsidRPr="00B25F19" w:rsidRDefault="004D32EE" w:rsidP="004D32EE">
      <w:pPr>
        <w:rPr>
          <w:rFonts w:ascii="Times New Roman" w:eastAsia="ＭＳ 明朝" w:hAnsi="Times New Roman"/>
        </w:rPr>
      </w:pPr>
    </w:p>
    <w:p w14:paraId="0B5DCBAD" w14:textId="285B6F49" w:rsidR="004D32EE" w:rsidRPr="00B25F19" w:rsidRDefault="004D32EE" w:rsidP="004D32EE">
      <w:pPr>
        <w:rPr>
          <w:rFonts w:ascii="Times New Roman" w:eastAsia="ＭＳ 明朝" w:hAnsi="Times New Roman"/>
        </w:rPr>
      </w:pPr>
    </w:p>
    <w:p w14:paraId="56C90947" w14:textId="7975C6C0" w:rsidR="004D32EE" w:rsidRPr="00B25F19" w:rsidRDefault="004D32EE" w:rsidP="004D32EE">
      <w:pPr>
        <w:rPr>
          <w:rFonts w:ascii="Times New Roman" w:eastAsia="ＭＳ 明朝" w:hAnsi="Times New Roman"/>
        </w:rPr>
      </w:pPr>
    </w:p>
    <w:p w14:paraId="3656AB69" w14:textId="35FAB822" w:rsidR="004D32EE" w:rsidRPr="00B25F19" w:rsidRDefault="004D32EE" w:rsidP="004D32EE">
      <w:pPr>
        <w:rPr>
          <w:rFonts w:ascii="Times New Roman" w:eastAsia="ＭＳ 明朝" w:hAnsi="Times New Roman"/>
        </w:rPr>
      </w:pPr>
    </w:p>
    <w:p w14:paraId="6E76B3C9" w14:textId="5ADC1224" w:rsidR="004D32EE" w:rsidRPr="00B25F19" w:rsidRDefault="004D32EE" w:rsidP="004D32EE">
      <w:pPr>
        <w:rPr>
          <w:rFonts w:ascii="Times New Roman" w:eastAsia="ＭＳ 明朝" w:hAnsi="Times New Roman"/>
        </w:rPr>
      </w:pPr>
    </w:p>
    <w:p w14:paraId="47B0CD1D" w14:textId="64B9A9CC" w:rsidR="004D32EE" w:rsidRPr="00B25F19" w:rsidRDefault="004D32EE" w:rsidP="004D32EE">
      <w:pPr>
        <w:rPr>
          <w:rFonts w:ascii="Times New Roman" w:eastAsia="ＭＳ 明朝" w:hAnsi="Times New Roman"/>
        </w:rPr>
      </w:pPr>
    </w:p>
    <w:p w14:paraId="41B3F643" w14:textId="2FFB4B8C" w:rsidR="004D32EE" w:rsidRPr="00B25F19" w:rsidRDefault="004D32EE" w:rsidP="004D32EE">
      <w:pPr>
        <w:rPr>
          <w:rFonts w:ascii="Times New Roman" w:eastAsia="ＭＳ 明朝" w:hAnsi="Times New Roman"/>
        </w:rPr>
      </w:pPr>
    </w:p>
    <w:p w14:paraId="568E0037" w14:textId="20AB2D53" w:rsidR="004D32EE" w:rsidRPr="00B25F19" w:rsidRDefault="004D32EE" w:rsidP="004D32EE">
      <w:pPr>
        <w:rPr>
          <w:rFonts w:ascii="Times New Roman" w:eastAsia="ＭＳ 明朝" w:hAnsi="Times New Roman"/>
        </w:rPr>
      </w:pPr>
    </w:p>
    <w:p w14:paraId="50C4ACE5" w14:textId="2429B20C" w:rsidR="004D32EE" w:rsidRPr="00B25F19" w:rsidRDefault="004D32EE" w:rsidP="004D32EE">
      <w:pPr>
        <w:rPr>
          <w:rFonts w:ascii="Times New Roman" w:eastAsia="ＭＳ 明朝" w:hAnsi="Times New Roman"/>
        </w:rPr>
      </w:pPr>
    </w:p>
    <w:p w14:paraId="6EA03C91" w14:textId="4306D1A2" w:rsidR="004D32EE" w:rsidRDefault="00FF4EE2" w:rsidP="00FF4EE2">
      <w:pPr>
        <w:jc w:val="center"/>
        <w:rPr>
          <w:rFonts w:ascii="Times New Roman" w:eastAsia="ＭＳ 明朝" w:hAnsi="Times New Roman"/>
        </w:rPr>
      </w:pPr>
      <w:r w:rsidRPr="00B25F19">
        <w:rPr>
          <w:rFonts w:ascii="Times New Roman" w:eastAsia="ＭＳ 明朝" w:hAnsi="Times New Roman" w:hint="eastAsia"/>
        </w:rPr>
        <w:t>図</w:t>
      </w:r>
      <w:r w:rsidRPr="00B25F19">
        <w:rPr>
          <w:rFonts w:ascii="Times New Roman" w:eastAsia="ＭＳ 明朝" w:hAnsi="Times New Roman" w:hint="eastAsia"/>
        </w:rPr>
        <w:t>2.1</w:t>
      </w:r>
      <w:r w:rsidRPr="00B25F19">
        <w:rPr>
          <w:rFonts w:ascii="Times New Roman" w:eastAsia="ＭＳ 明朝" w:hAnsi="Times New Roman" w:hint="eastAsia"/>
        </w:rPr>
        <w:t xml:space="preserve">　中央集権型システムとブロックチェーンシステム</w:t>
      </w:r>
    </w:p>
    <w:p w14:paraId="77A4FD26" w14:textId="59941E2F" w:rsidR="00E05AF2" w:rsidRPr="00B25F19" w:rsidRDefault="00E05AF2" w:rsidP="00FF4EE2">
      <w:pPr>
        <w:jc w:val="center"/>
        <w:rPr>
          <w:rFonts w:ascii="Times New Roman" w:eastAsia="ＭＳ 明朝" w:hAnsi="Times New Roman"/>
        </w:rPr>
      </w:pPr>
      <w:r>
        <w:rPr>
          <w:rFonts w:ascii="Times New Roman" w:eastAsia="ＭＳ 明朝" w:hAnsi="Times New Roman" w:hint="eastAsia"/>
        </w:rPr>
        <w:t>F</w:t>
      </w:r>
      <w:r>
        <w:rPr>
          <w:rFonts w:ascii="Times New Roman" w:eastAsia="ＭＳ 明朝" w:hAnsi="Times New Roman"/>
        </w:rPr>
        <w:t xml:space="preserve">ig. 2.1 </w:t>
      </w:r>
      <w:r w:rsidRPr="00E05AF2">
        <w:rPr>
          <w:rFonts w:ascii="Times New Roman" w:eastAsia="ＭＳ 明朝" w:hAnsi="Times New Roman"/>
        </w:rPr>
        <w:t>Centralized systems and blockchain systems</w:t>
      </w:r>
    </w:p>
    <w:p w14:paraId="05E5CC91" w14:textId="77777777" w:rsidR="004D32EE" w:rsidRPr="00B25F19" w:rsidRDefault="004D32EE" w:rsidP="004D32EE">
      <w:pPr>
        <w:rPr>
          <w:rFonts w:ascii="Times New Roman" w:eastAsia="ＭＳ 明朝" w:hAnsi="Times New Roman"/>
        </w:rPr>
      </w:pPr>
    </w:p>
    <w:p w14:paraId="6D79BFB0" w14:textId="20258FA6" w:rsidR="004D32EE" w:rsidRPr="00B25F19" w:rsidRDefault="00EF1069" w:rsidP="00AF0A7A">
      <w:pPr>
        <w:rPr>
          <w:rFonts w:ascii="Times New Roman" w:eastAsia="ＭＳ 明朝" w:hAnsi="Times New Roman"/>
        </w:rPr>
      </w:pPr>
      <w:r w:rsidRPr="00B25F19">
        <w:rPr>
          <w:rFonts w:ascii="Times New Roman" w:eastAsia="ＭＳ 明朝" w:hAnsi="Times New Roman" w:hint="eastAsia"/>
        </w:rPr>
        <w:t xml:space="preserve">　仮想通貨に用いられるブロックチェーン技術について説明する。ブロックチェーンとは、</w:t>
      </w:r>
      <w:r w:rsidRPr="00B25F19">
        <w:rPr>
          <w:rFonts w:ascii="Times New Roman" w:eastAsia="ＭＳ 明朝" w:hAnsi="Times New Roman" w:cs="Times New Roman"/>
        </w:rPr>
        <w:t>Satoshi</w:t>
      </w:r>
      <w:r w:rsidRPr="00B25F19">
        <w:rPr>
          <w:rFonts w:ascii="Times New Roman" w:eastAsia="ＭＳ 明朝" w:hAnsi="Times New Roman"/>
        </w:rPr>
        <w:t xml:space="preserve"> </w:t>
      </w:r>
      <w:r w:rsidRPr="00B25F19">
        <w:rPr>
          <w:rFonts w:ascii="Times New Roman" w:eastAsia="ＭＳ 明朝" w:hAnsi="Times New Roman" w:cs="Times New Roman"/>
        </w:rPr>
        <w:t>Nakamoto</w:t>
      </w:r>
      <w:r w:rsidRPr="00B25F19">
        <w:rPr>
          <w:rFonts w:ascii="Times New Roman" w:eastAsia="ＭＳ 明朝" w:hAnsi="Times New Roman" w:hint="eastAsia"/>
        </w:rPr>
        <w:t>によって提案された</w:t>
      </w:r>
      <w:r w:rsidRPr="00B25F19">
        <w:rPr>
          <w:rFonts w:ascii="Times New Roman" w:eastAsia="ＭＳ 明朝" w:hAnsi="Times New Roman" w:cs="Times New Roman"/>
        </w:rPr>
        <w:t>Bitcoin</w:t>
      </w:r>
      <w:r w:rsidRPr="00B25F19">
        <w:rPr>
          <w:rFonts w:ascii="Times New Roman" w:eastAsia="ＭＳ 明朝" w:hAnsi="Times New Roman" w:hint="eastAsia"/>
        </w:rPr>
        <w:t>に用いられている分散型台帳システムである。図</w:t>
      </w:r>
      <w:r w:rsidRPr="00B25F19">
        <w:rPr>
          <w:rFonts w:ascii="Times New Roman" w:eastAsia="ＭＳ 明朝" w:hAnsi="Times New Roman" w:hint="eastAsia"/>
        </w:rPr>
        <w:t>2.1</w:t>
      </w:r>
      <w:r w:rsidRPr="00B25F19">
        <w:rPr>
          <w:rFonts w:ascii="Times New Roman" w:eastAsia="ＭＳ 明朝" w:hAnsi="Times New Roman" w:hint="eastAsia"/>
        </w:rPr>
        <w:t>に中央集権型システムとブロックチェーンシステムの概要図を示す。現在主流である中央集権型では、データは巨大な中央サーバにデータサーバとして保存され一括管理されている。そのため、サーバダウンの危険性やデータ改ざんの危険性がある。</w:t>
      </w:r>
      <w:r w:rsidR="00B22404" w:rsidRPr="00B25F19">
        <w:rPr>
          <w:rFonts w:ascii="Times New Roman" w:eastAsia="ＭＳ 明朝" w:hAnsi="Times New Roman" w:hint="eastAsia"/>
        </w:rPr>
        <w:t>したがって、一般的な金融系システムではデータのバックアップを幾重にも取り、データの消失や破損を防止している。このようにして、信頼性のある取引を担保している。一方、ブロックチェーンでは、ブロックチェーンネットワークに接続された世界中に点在するコンピュータに同一、または緩着化されたデータを暗号化して保持させることにより、世界中にデータを分散させている。そのため、データを持つ全てのコンピュータを同時に破壊しない限り、データを破壊することは不可能である。一台でもデータを持つコンピュータが残っていれば、新たにブロックチェーンネットワークに接続したコンピュータに過去のデータを即座に複製させ、分散型システムを復旧することができる。したがって、ブロックチェーンではデータの改ざんが理論上不可能だと言われている。また、中央集権型システムでは第三者や代理店などを通す必要があり人件費などのコストがかかるが、ブロックチェーンシステムでは特定の組織が管理するわけではないので、人件費などのコストを削減することができる。</w:t>
      </w:r>
    </w:p>
    <w:p w14:paraId="5C0497DD" w14:textId="6300E818" w:rsidR="00B22404" w:rsidRPr="00B25F19" w:rsidRDefault="003F6D5A" w:rsidP="00AF0A7A">
      <w:pPr>
        <w:rPr>
          <w:rFonts w:ascii="Times New Roman" w:eastAsia="ＭＳ 明朝" w:hAnsi="Times New Roman"/>
        </w:rPr>
      </w:pPr>
      <w:r w:rsidRPr="00B25F19">
        <w:rPr>
          <w:rFonts w:ascii="Times New Roman" w:eastAsia="ＭＳ 明朝" w:hAnsi="Times New Roman" w:hint="eastAsia"/>
        </w:rPr>
        <w:t xml:space="preserve">　また、ブロックチェーンは金融以外の多くの分野での活用が見込まれる。ブロックチェーンはデータ改ざんが困難という点から本人証明や所有証明など権利証明のプラットフォームとしての有用性が高いと考えられる。既に、エストニア</w:t>
      </w:r>
      <w:r w:rsidR="00A441C2">
        <w:rPr>
          <w:rFonts w:ascii="Times New Roman" w:eastAsia="ＭＳ 明朝" w:hAnsi="Times New Roman" w:hint="eastAsia"/>
        </w:rPr>
        <w:t>や</w:t>
      </w:r>
      <w:r w:rsidRPr="00B25F19">
        <w:rPr>
          <w:rFonts w:ascii="Times New Roman" w:eastAsia="ＭＳ 明朝" w:hAnsi="Times New Roman" w:hint="eastAsia"/>
        </w:rPr>
        <w:t>アメリカでは電子投票としてブロックチェーンを利用した実験を行っている。</w:t>
      </w:r>
      <w:r w:rsidR="00A441C2">
        <w:rPr>
          <w:rFonts w:ascii="Times New Roman" w:eastAsia="ＭＳ 明朝" w:hAnsi="Times New Roman" w:hint="eastAsia"/>
        </w:rPr>
        <w:t>[</w:t>
      </w:r>
      <w:r w:rsidR="00A441C2">
        <w:rPr>
          <w:rFonts w:ascii="Times New Roman" w:eastAsia="ＭＳ 明朝" w:hAnsi="Times New Roman"/>
        </w:rPr>
        <w:t>9]</w:t>
      </w:r>
    </w:p>
    <w:p w14:paraId="1AB228DE" w14:textId="227DFCBE" w:rsidR="003F6D5A" w:rsidRPr="00B25F19" w:rsidRDefault="003F6D5A" w:rsidP="00AF0A7A">
      <w:pPr>
        <w:rPr>
          <w:rFonts w:ascii="Times New Roman" w:eastAsia="ＭＳ 明朝" w:hAnsi="Times New Roman"/>
          <w:b/>
          <w:bCs/>
          <w:sz w:val="27"/>
          <w:szCs w:val="28"/>
        </w:rPr>
      </w:pPr>
      <w:r w:rsidRPr="00B25F19">
        <w:rPr>
          <w:rFonts w:ascii="Times New Roman" w:eastAsia="ＭＳ 明朝" w:hAnsi="Times New Roman" w:hint="eastAsia"/>
          <w:b/>
          <w:bCs/>
          <w:sz w:val="27"/>
          <w:szCs w:val="28"/>
        </w:rPr>
        <w:lastRenderedPageBreak/>
        <w:t>2.1</w:t>
      </w:r>
      <w:r w:rsidRPr="00B25F19">
        <w:rPr>
          <w:rFonts w:ascii="Times New Roman" w:eastAsia="ＭＳ 明朝" w:hAnsi="Times New Roman" w:hint="eastAsia"/>
          <w:b/>
          <w:bCs/>
          <w:sz w:val="27"/>
          <w:szCs w:val="28"/>
        </w:rPr>
        <w:t xml:space="preserve">　原理</w:t>
      </w:r>
    </w:p>
    <w:p w14:paraId="5655C888" w14:textId="77777777" w:rsidR="003F6D5A" w:rsidRPr="00B25F19" w:rsidRDefault="003F6D5A" w:rsidP="00AF0A7A">
      <w:pPr>
        <w:rPr>
          <w:rFonts w:ascii="Times New Roman" w:eastAsia="ＭＳ 明朝" w:hAnsi="Times New Roman"/>
        </w:rPr>
      </w:pPr>
    </w:p>
    <w:p w14:paraId="2828CE9A" w14:textId="007E67DC" w:rsidR="004D32EE" w:rsidRPr="00B25F19" w:rsidRDefault="00D47325" w:rsidP="00AF0A7A">
      <w:pPr>
        <w:rPr>
          <w:rFonts w:ascii="Times New Roman" w:eastAsia="ＭＳ 明朝" w:hAnsi="Times New Roman"/>
        </w:rPr>
      </w:pPr>
      <w:r w:rsidRPr="00B25F19">
        <w:rPr>
          <w:rFonts w:ascii="Times New Roman" w:eastAsia="ＭＳ 明朝" w:hAnsi="Times New Roman" w:hint="eastAsia"/>
        </w:rPr>
        <w:t xml:space="preserve">　</w:t>
      </w:r>
      <w:r w:rsidRPr="00B25F19">
        <w:rPr>
          <w:rFonts w:ascii="Times New Roman" w:eastAsia="ＭＳ 明朝" w:hAnsi="Times New Roman"/>
        </w:rPr>
        <w:t>図</w:t>
      </w:r>
      <w:r w:rsidRPr="00B25F19">
        <w:rPr>
          <w:rFonts w:ascii="Times New Roman" w:eastAsia="ＭＳ 明朝" w:hAnsi="Times New Roman"/>
        </w:rPr>
        <w:t>2.2</w:t>
      </w:r>
      <w:r w:rsidRPr="00B25F19">
        <w:rPr>
          <w:rFonts w:ascii="Times New Roman" w:eastAsia="ＭＳ 明朝" w:hAnsi="Times New Roman"/>
        </w:rPr>
        <w:t>に基本的なブロックチェーンの構造を示す。</w:t>
      </w:r>
      <w:r w:rsidRPr="00B25F19">
        <w:rPr>
          <w:rFonts w:ascii="Times New Roman" w:eastAsia="ＭＳ 明朝" w:hAnsi="Times New Roman" w:cs="Times New Roman"/>
        </w:rPr>
        <w:t>A</w:t>
      </w:r>
      <w:r w:rsidRPr="00B25F19">
        <w:rPr>
          <w:rFonts w:ascii="Times New Roman" w:eastAsia="ＭＳ 明朝" w:hAnsi="Times New Roman"/>
        </w:rPr>
        <w:t>さんから</w:t>
      </w:r>
      <w:r w:rsidRPr="00B25F19">
        <w:rPr>
          <w:rFonts w:ascii="Times New Roman" w:eastAsia="ＭＳ 明朝" w:hAnsi="Times New Roman" w:cs="Times New Roman"/>
        </w:rPr>
        <w:t>B</w:t>
      </w:r>
      <w:r w:rsidRPr="00B25F19">
        <w:rPr>
          <w:rFonts w:ascii="Times New Roman" w:eastAsia="ＭＳ 明朝" w:hAnsi="Times New Roman"/>
        </w:rPr>
        <w:t>さんへ仮想通貨を送金したとする。その取引データは暗号化されブロックチェーン上のブロックに書き込まれる。ここで言う取引データのことをトランザクションといい、誰でもトランザクションは見ることができる。このブロックはトランザクションがある程度貯まると新しいブロックが追加される。ブロックが鎖状に繋がっていくためブロックチェーンと呼ばれる。またブロックの中にはハッシュ値と呼ばれるものが含まれている。これはハッシュ関数と呼ばれるもので生成される文字列のことである。ハッシュ値はブロックのトランザクションと一つ前のブロックによって決まる。よってもし仮にどこかのブロックが改ざんされた場合それ以降のブロックのハッシュ値が全て変わってしまうため、全てのブロックを改ざんすることは理論上不可能と言われている。</w:t>
      </w:r>
    </w:p>
    <w:p w14:paraId="257793DA" w14:textId="776FC8F7" w:rsidR="004D32EE" w:rsidRPr="00B25F19" w:rsidRDefault="004D32EE" w:rsidP="00AF0A7A">
      <w:pPr>
        <w:rPr>
          <w:rFonts w:ascii="Times New Roman" w:eastAsia="ＭＳ 明朝" w:hAnsi="Times New Roman"/>
        </w:rPr>
      </w:pPr>
    </w:p>
    <w:p w14:paraId="167DA378" w14:textId="6CF4F042" w:rsidR="004D32EE" w:rsidRPr="00B25F19" w:rsidRDefault="004D32EE" w:rsidP="00AF0A7A">
      <w:pPr>
        <w:rPr>
          <w:rFonts w:ascii="Times New Roman" w:eastAsia="ＭＳ 明朝" w:hAnsi="Times New Roman"/>
        </w:rPr>
      </w:pPr>
    </w:p>
    <w:p w14:paraId="0BB200A0" w14:textId="0C631474" w:rsidR="004D32EE" w:rsidRPr="00B25F19" w:rsidRDefault="004D32EE" w:rsidP="00AF0A7A">
      <w:pPr>
        <w:rPr>
          <w:rFonts w:ascii="Times New Roman" w:eastAsia="ＭＳ 明朝" w:hAnsi="Times New Roman"/>
        </w:rPr>
      </w:pPr>
    </w:p>
    <w:p w14:paraId="50145C17" w14:textId="311B5007" w:rsidR="00D47325" w:rsidRPr="00B25F19" w:rsidRDefault="00FF4EE2" w:rsidP="00AF0A7A">
      <w:pPr>
        <w:rPr>
          <w:rFonts w:ascii="Times New Roman" w:eastAsia="ＭＳ 明朝" w:hAnsi="Times New Roman"/>
        </w:rPr>
      </w:pPr>
      <w:r w:rsidRPr="00B25F19">
        <w:rPr>
          <w:rFonts w:ascii="Times New Roman" w:eastAsia="ＭＳ 明朝" w:hAnsi="Times New Roman"/>
          <w:noProof/>
        </w:rPr>
        <w:drawing>
          <wp:anchor distT="0" distB="0" distL="114300" distR="114300" simplePos="0" relativeHeight="251665408" behindDoc="1" locked="0" layoutInCell="1" allowOverlap="1" wp14:anchorId="7FD9F435" wp14:editId="45EB5FD6">
            <wp:simplePos x="0" y="0"/>
            <wp:positionH relativeFrom="column">
              <wp:posOffset>-3810</wp:posOffset>
            </wp:positionH>
            <wp:positionV relativeFrom="paragraph">
              <wp:posOffset>111125</wp:posOffset>
            </wp:positionV>
            <wp:extent cx="5400040" cy="3207385"/>
            <wp:effectExtent l="0" t="0" r="0" b="0"/>
            <wp:wrapNone/>
            <wp:docPr id="11" name="図 11" descr="抽象, 挿絵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descr="抽象, 挿絵 が含まれている画像&#10;&#10;自動的に生成された説明"/>
                    <pic:cNvPicPr/>
                  </pic:nvPicPr>
                  <pic:blipFill>
                    <a:blip r:embed="rId14">
                      <a:extLst>
                        <a:ext uri="{28A0092B-C50C-407E-A947-70E740481C1C}">
                          <a14:useLocalDpi xmlns:a14="http://schemas.microsoft.com/office/drawing/2010/main" val="0"/>
                        </a:ext>
                      </a:extLst>
                    </a:blip>
                    <a:stretch>
                      <a:fillRect/>
                    </a:stretch>
                  </pic:blipFill>
                  <pic:spPr>
                    <a:xfrm>
                      <a:off x="0" y="0"/>
                      <a:ext cx="5400040" cy="3207385"/>
                    </a:xfrm>
                    <a:prstGeom prst="rect">
                      <a:avLst/>
                    </a:prstGeom>
                  </pic:spPr>
                </pic:pic>
              </a:graphicData>
            </a:graphic>
          </wp:anchor>
        </w:drawing>
      </w:r>
    </w:p>
    <w:p w14:paraId="67A77281" w14:textId="1DE0B088" w:rsidR="00D47325" w:rsidRPr="00B25F19" w:rsidRDefault="00D47325" w:rsidP="00AF0A7A">
      <w:pPr>
        <w:rPr>
          <w:rFonts w:ascii="Times New Roman" w:eastAsia="ＭＳ 明朝" w:hAnsi="Times New Roman"/>
        </w:rPr>
      </w:pPr>
    </w:p>
    <w:p w14:paraId="4FE119F0" w14:textId="5D51FE89" w:rsidR="00D47325" w:rsidRPr="00B25F19" w:rsidRDefault="00D47325" w:rsidP="00AF0A7A">
      <w:pPr>
        <w:rPr>
          <w:rFonts w:ascii="Times New Roman" w:eastAsia="ＭＳ 明朝" w:hAnsi="Times New Roman"/>
        </w:rPr>
      </w:pPr>
    </w:p>
    <w:p w14:paraId="48047798" w14:textId="2F136C54" w:rsidR="00D47325" w:rsidRPr="00B25F19" w:rsidRDefault="00D47325" w:rsidP="00AF0A7A">
      <w:pPr>
        <w:rPr>
          <w:rFonts w:ascii="Times New Roman" w:eastAsia="ＭＳ 明朝" w:hAnsi="Times New Roman"/>
        </w:rPr>
      </w:pPr>
    </w:p>
    <w:p w14:paraId="63CC9FE4" w14:textId="3C1EE2F1" w:rsidR="00D47325" w:rsidRPr="00B25F19" w:rsidRDefault="00D47325" w:rsidP="00AF0A7A">
      <w:pPr>
        <w:rPr>
          <w:rFonts w:ascii="Times New Roman" w:eastAsia="ＭＳ 明朝" w:hAnsi="Times New Roman"/>
        </w:rPr>
      </w:pPr>
    </w:p>
    <w:p w14:paraId="07F50DB9" w14:textId="5F1C2156" w:rsidR="00D47325" w:rsidRPr="00B25F19" w:rsidRDefault="00D47325" w:rsidP="00AF0A7A">
      <w:pPr>
        <w:rPr>
          <w:rFonts w:ascii="Times New Roman" w:eastAsia="ＭＳ 明朝" w:hAnsi="Times New Roman"/>
        </w:rPr>
      </w:pPr>
    </w:p>
    <w:p w14:paraId="5537C3BF" w14:textId="575D589E" w:rsidR="00D47325" w:rsidRPr="00B25F19" w:rsidRDefault="00D47325" w:rsidP="00AF0A7A">
      <w:pPr>
        <w:rPr>
          <w:rFonts w:ascii="Times New Roman" w:eastAsia="ＭＳ 明朝" w:hAnsi="Times New Roman"/>
        </w:rPr>
      </w:pPr>
    </w:p>
    <w:p w14:paraId="331D8442" w14:textId="0E67B02C" w:rsidR="00D47325" w:rsidRPr="00B25F19" w:rsidRDefault="00D47325" w:rsidP="00AF0A7A">
      <w:pPr>
        <w:rPr>
          <w:rFonts w:ascii="Times New Roman" w:eastAsia="ＭＳ 明朝" w:hAnsi="Times New Roman"/>
        </w:rPr>
      </w:pPr>
    </w:p>
    <w:p w14:paraId="3ADE3372" w14:textId="79685D60" w:rsidR="00D47325" w:rsidRPr="00B25F19" w:rsidRDefault="00D47325" w:rsidP="00AF0A7A">
      <w:pPr>
        <w:rPr>
          <w:rFonts w:ascii="Times New Roman" w:eastAsia="ＭＳ 明朝" w:hAnsi="Times New Roman"/>
        </w:rPr>
      </w:pPr>
    </w:p>
    <w:p w14:paraId="33D31839" w14:textId="44550F5C" w:rsidR="00D47325" w:rsidRPr="00B25F19" w:rsidRDefault="00D47325" w:rsidP="00AF0A7A">
      <w:pPr>
        <w:rPr>
          <w:rFonts w:ascii="Times New Roman" w:eastAsia="ＭＳ 明朝" w:hAnsi="Times New Roman"/>
        </w:rPr>
      </w:pPr>
    </w:p>
    <w:p w14:paraId="0E3B0F4C" w14:textId="0AC6860B" w:rsidR="00D47325" w:rsidRPr="00B25F19" w:rsidRDefault="00D47325" w:rsidP="00AF0A7A">
      <w:pPr>
        <w:rPr>
          <w:rFonts w:ascii="Times New Roman" w:eastAsia="ＭＳ 明朝" w:hAnsi="Times New Roman"/>
        </w:rPr>
      </w:pPr>
    </w:p>
    <w:p w14:paraId="7D1106A5" w14:textId="1138E00E" w:rsidR="00D47325" w:rsidRPr="00B25F19" w:rsidRDefault="00D47325" w:rsidP="00AF0A7A">
      <w:pPr>
        <w:rPr>
          <w:rFonts w:ascii="Times New Roman" w:eastAsia="ＭＳ 明朝" w:hAnsi="Times New Roman"/>
        </w:rPr>
      </w:pPr>
    </w:p>
    <w:p w14:paraId="4DF83328" w14:textId="45CF569B" w:rsidR="00D47325" w:rsidRPr="00B25F19" w:rsidRDefault="00D47325" w:rsidP="00AF0A7A">
      <w:pPr>
        <w:rPr>
          <w:rFonts w:ascii="Times New Roman" w:eastAsia="ＭＳ 明朝" w:hAnsi="Times New Roman"/>
        </w:rPr>
      </w:pPr>
    </w:p>
    <w:p w14:paraId="3E3A4051" w14:textId="5BC22C41" w:rsidR="00D47325" w:rsidRPr="00B25F19" w:rsidRDefault="00D47325" w:rsidP="00AF0A7A">
      <w:pPr>
        <w:rPr>
          <w:rFonts w:ascii="Times New Roman" w:eastAsia="ＭＳ 明朝" w:hAnsi="Times New Roman"/>
        </w:rPr>
      </w:pPr>
    </w:p>
    <w:p w14:paraId="4328A8BB" w14:textId="09DDF616" w:rsidR="00D47325" w:rsidRPr="00B25F19" w:rsidRDefault="00D47325" w:rsidP="00AF0A7A">
      <w:pPr>
        <w:rPr>
          <w:rFonts w:ascii="Times New Roman" w:eastAsia="ＭＳ 明朝" w:hAnsi="Times New Roman"/>
        </w:rPr>
      </w:pPr>
    </w:p>
    <w:p w14:paraId="23366FE7" w14:textId="5CE3B77C" w:rsidR="00D47325" w:rsidRPr="00B25F19" w:rsidRDefault="00FF4EE2" w:rsidP="00FF4EE2">
      <w:pPr>
        <w:jc w:val="center"/>
        <w:rPr>
          <w:rFonts w:ascii="Times New Roman" w:eastAsia="ＭＳ 明朝" w:hAnsi="Times New Roman"/>
        </w:rPr>
      </w:pPr>
      <w:r w:rsidRPr="00B25F19">
        <w:rPr>
          <w:rFonts w:ascii="Times New Roman" w:eastAsia="ＭＳ 明朝" w:hAnsi="Times New Roman" w:hint="eastAsia"/>
        </w:rPr>
        <w:t>図</w:t>
      </w:r>
      <w:r w:rsidRPr="00B25F19">
        <w:rPr>
          <w:rFonts w:ascii="Times New Roman" w:eastAsia="ＭＳ 明朝" w:hAnsi="Times New Roman" w:hint="eastAsia"/>
        </w:rPr>
        <w:t>2.2</w:t>
      </w:r>
      <w:r w:rsidRPr="00B25F19">
        <w:rPr>
          <w:rFonts w:ascii="Times New Roman" w:eastAsia="ＭＳ 明朝" w:hAnsi="Times New Roman" w:hint="eastAsia"/>
        </w:rPr>
        <w:t xml:space="preserve">　ブロックチェーン構造</w:t>
      </w:r>
    </w:p>
    <w:p w14:paraId="2AB74933" w14:textId="62524CAA" w:rsidR="00D47325" w:rsidRPr="00B25F19" w:rsidRDefault="00E05AF2" w:rsidP="00E05AF2">
      <w:pPr>
        <w:jc w:val="center"/>
        <w:rPr>
          <w:rFonts w:ascii="Times New Roman" w:eastAsia="ＭＳ 明朝" w:hAnsi="Times New Roman"/>
        </w:rPr>
      </w:pPr>
      <w:r>
        <w:rPr>
          <w:rFonts w:ascii="Times New Roman" w:eastAsia="ＭＳ 明朝" w:hAnsi="Times New Roman" w:hint="eastAsia"/>
        </w:rPr>
        <w:t>F</w:t>
      </w:r>
      <w:r>
        <w:rPr>
          <w:rFonts w:ascii="Times New Roman" w:eastAsia="ＭＳ 明朝" w:hAnsi="Times New Roman"/>
        </w:rPr>
        <w:t xml:space="preserve">ig. 2.2 </w:t>
      </w:r>
      <w:r w:rsidRPr="00E05AF2">
        <w:rPr>
          <w:rFonts w:ascii="Times New Roman" w:eastAsia="ＭＳ 明朝" w:hAnsi="Times New Roman"/>
        </w:rPr>
        <w:t>Blockchain structure</w:t>
      </w:r>
    </w:p>
    <w:p w14:paraId="48E3BA4F" w14:textId="636F51F9" w:rsidR="00D47325" w:rsidRPr="00B25F19" w:rsidRDefault="00D47325" w:rsidP="00AF0A7A">
      <w:pPr>
        <w:rPr>
          <w:rFonts w:ascii="Times New Roman" w:eastAsia="ＭＳ 明朝" w:hAnsi="Times New Roman"/>
        </w:rPr>
      </w:pPr>
    </w:p>
    <w:p w14:paraId="40A89F2A" w14:textId="1FEEE2B4" w:rsidR="00D47325" w:rsidRPr="00B25F19" w:rsidRDefault="00D47325" w:rsidP="00AF0A7A">
      <w:pPr>
        <w:rPr>
          <w:rFonts w:ascii="Times New Roman" w:eastAsia="ＭＳ 明朝" w:hAnsi="Times New Roman"/>
        </w:rPr>
      </w:pPr>
    </w:p>
    <w:p w14:paraId="2A7BE211" w14:textId="6D9C755F" w:rsidR="00D47325" w:rsidRPr="00B25F19" w:rsidRDefault="00D47325" w:rsidP="00AF0A7A">
      <w:pPr>
        <w:rPr>
          <w:rFonts w:ascii="Times New Roman" w:eastAsia="ＭＳ 明朝" w:hAnsi="Times New Roman"/>
        </w:rPr>
      </w:pPr>
    </w:p>
    <w:p w14:paraId="264FBD7E" w14:textId="5C25478A" w:rsidR="00D47325" w:rsidRPr="00B25F19" w:rsidRDefault="00D47325" w:rsidP="00AF0A7A">
      <w:pPr>
        <w:rPr>
          <w:rFonts w:ascii="Times New Roman" w:eastAsia="ＭＳ 明朝" w:hAnsi="Times New Roman"/>
        </w:rPr>
      </w:pPr>
    </w:p>
    <w:p w14:paraId="1D365EE3" w14:textId="621E09C3" w:rsidR="00D47325" w:rsidRPr="00B25F19" w:rsidRDefault="00D47325" w:rsidP="00AF0A7A">
      <w:pPr>
        <w:rPr>
          <w:rFonts w:ascii="Times New Roman" w:eastAsia="ＭＳ 明朝" w:hAnsi="Times New Roman"/>
          <w:b/>
          <w:bCs/>
          <w:sz w:val="27"/>
          <w:szCs w:val="28"/>
        </w:rPr>
      </w:pPr>
      <w:r w:rsidRPr="00B25F19">
        <w:rPr>
          <w:rFonts w:ascii="Times New Roman" w:eastAsia="ＭＳ 明朝" w:hAnsi="Times New Roman" w:hint="eastAsia"/>
          <w:b/>
          <w:bCs/>
          <w:sz w:val="27"/>
          <w:szCs w:val="28"/>
        </w:rPr>
        <w:lastRenderedPageBreak/>
        <w:t>2.2</w:t>
      </w:r>
      <w:r w:rsidRPr="00B25F19">
        <w:rPr>
          <w:rFonts w:ascii="Times New Roman" w:eastAsia="ＭＳ 明朝" w:hAnsi="Times New Roman" w:hint="eastAsia"/>
          <w:b/>
          <w:bCs/>
          <w:sz w:val="27"/>
          <w:szCs w:val="28"/>
        </w:rPr>
        <w:t xml:space="preserve">　パブリック型とプライベート型</w:t>
      </w:r>
    </w:p>
    <w:p w14:paraId="35697773" w14:textId="2A18490D" w:rsidR="00D47325" w:rsidRPr="00B25F19" w:rsidRDefault="00D47325" w:rsidP="00AF0A7A">
      <w:pPr>
        <w:rPr>
          <w:rFonts w:ascii="Times New Roman" w:eastAsia="ＭＳ 明朝" w:hAnsi="Times New Roman"/>
        </w:rPr>
      </w:pPr>
    </w:p>
    <w:p w14:paraId="00B73C23" w14:textId="0A540AE0" w:rsidR="00D47325" w:rsidRDefault="00D47325" w:rsidP="00D47325">
      <w:pPr>
        <w:jc w:val="center"/>
        <w:rPr>
          <w:rFonts w:ascii="Times New Roman" w:eastAsia="ＭＳ 明朝" w:hAnsi="Times New Roman"/>
        </w:rPr>
      </w:pPr>
      <w:r w:rsidRPr="00B25F19">
        <w:rPr>
          <w:rFonts w:ascii="Times New Roman" w:eastAsia="ＭＳ 明朝" w:hAnsi="Times New Roman" w:hint="eastAsia"/>
        </w:rPr>
        <w:t>表</w:t>
      </w:r>
      <w:r w:rsidRPr="00B25F19">
        <w:rPr>
          <w:rFonts w:ascii="Times New Roman" w:eastAsia="ＭＳ 明朝" w:hAnsi="Times New Roman" w:hint="eastAsia"/>
        </w:rPr>
        <w:t>2.1</w:t>
      </w:r>
      <w:r w:rsidRPr="00B25F19">
        <w:rPr>
          <w:rFonts w:ascii="Times New Roman" w:eastAsia="ＭＳ 明朝" w:hAnsi="Times New Roman" w:hint="eastAsia"/>
        </w:rPr>
        <w:t xml:space="preserve">　パブリック型とプライベート型</w:t>
      </w:r>
    </w:p>
    <w:p w14:paraId="5531E32E" w14:textId="54E1848C" w:rsidR="00E05AF2" w:rsidRPr="00B25F19" w:rsidRDefault="00E05AF2" w:rsidP="00D47325">
      <w:pPr>
        <w:jc w:val="center"/>
        <w:rPr>
          <w:rFonts w:ascii="Times New Roman" w:eastAsia="ＭＳ 明朝" w:hAnsi="Times New Roman"/>
        </w:rPr>
      </w:pPr>
      <w:r>
        <w:rPr>
          <w:rFonts w:ascii="Times New Roman" w:eastAsia="ＭＳ 明朝" w:hAnsi="Times New Roman" w:hint="eastAsia"/>
        </w:rPr>
        <w:t>T</w:t>
      </w:r>
      <w:r>
        <w:rPr>
          <w:rFonts w:ascii="Times New Roman" w:eastAsia="ＭＳ 明朝" w:hAnsi="Times New Roman"/>
        </w:rPr>
        <w:t xml:space="preserve">able 2.1 </w:t>
      </w:r>
      <w:r w:rsidR="00871005" w:rsidRPr="00871005">
        <w:rPr>
          <w:rFonts w:ascii="Times New Roman" w:eastAsia="ＭＳ 明朝" w:hAnsi="Times New Roman"/>
        </w:rPr>
        <w:t>Public type and private type</w:t>
      </w:r>
    </w:p>
    <w:tbl>
      <w:tblPr>
        <w:tblStyle w:val="a8"/>
        <w:tblW w:w="0" w:type="auto"/>
        <w:tblLook w:val="04A0" w:firstRow="1" w:lastRow="0" w:firstColumn="1" w:lastColumn="0" w:noHBand="0" w:noVBand="1"/>
      </w:tblPr>
      <w:tblGrid>
        <w:gridCol w:w="2831"/>
        <w:gridCol w:w="2267"/>
        <w:gridCol w:w="3396"/>
      </w:tblGrid>
      <w:tr w:rsidR="00D47325" w:rsidRPr="00B25F19" w14:paraId="580C6896" w14:textId="77777777" w:rsidTr="00D47325">
        <w:tc>
          <w:tcPr>
            <w:tcW w:w="2831" w:type="dxa"/>
          </w:tcPr>
          <w:p w14:paraId="6C5B2264" w14:textId="77777777" w:rsidR="00D47325" w:rsidRPr="00B25F19" w:rsidRDefault="00D47325" w:rsidP="00D47325">
            <w:pPr>
              <w:jc w:val="center"/>
              <w:rPr>
                <w:rFonts w:ascii="Times New Roman" w:eastAsia="ＭＳ 明朝" w:hAnsi="Times New Roman"/>
              </w:rPr>
            </w:pPr>
          </w:p>
        </w:tc>
        <w:tc>
          <w:tcPr>
            <w:tcW w:w="2267" w:type="dxa"/>
          </w:tcPr>
          <w:p w14:paraId="7F433E8D" w14:textId="115CD047" w:rsidR="00D47325" w:rsidRPr="00B25F19" w:rsidRDefault="00D47325" w:rsidP="00D47325">
            <w:pPr>
              <w:jc w:val="center"/>
              <w:rPr>
                <w:rFonts w:ascii="Times New Roman" w:eastAsia="ＭＳ 明朝" w:hAnsi="Times New Roman"/>
              </w:rPr>
            </w:pPr>
            <w:r w:rsidRPr="00B25F19">
              <w:rPr>
                <w:rFonts w:ascii="Times New Roman" w:eastAsia="ＭＳ 明朝" w:hAnsi="Times New Roman" w:hint="eastAsia"/>
              </w:rPr>
              <w:t>パブリック型</w:t>
            </w:r>
          </w:p>
        </w:tc>
        <w:tc>
          <w:tcPr>
            <w:tcW w:w="3396" w:type="dxa"/>
          </w:tcPr>
          <w:p w14:paraId="51C39A89" w14:textId="09D91047" w:rsidR="00D47325" w:rsidRPr="00B25F19" w:rsidRDefault="00D47325" w:rsidP="00D47325">
            <w:pPr>
              <w:jc w:val="center"/>
              <w:rPr>
                <w:rFonts w:ascii="Times New Roman" w:eastAsia="ＭＳ 明朝" w:hAnsi="Times New Roman"/>
              </w:rPr>
            </w:pPr>
            <w:r w:rsidRPr="00B25F19">
              <w:rPr>
                <w:rFonts w:ascii="Times New Roman" w:eastAsia="ＭＳ 明朝" w:hAnsi="Times New Roman" w:hint="eastAsia"/>
              </w:rPr>
              <w:t>コンソーシアム</w:t>
            </w:r>
            <w:r w:rsidRPr="00B25F19">
              <w:rPr>
                <w:rFonts w:ascii="Times New Roman" w:eastAsia="ＭＳ 明朝" w:hAnsi="Times New Roman" w:hint="eastAsia"/>
              </w:rPr>
              <w:t>(</w:t>
            </w:r>
            <w:r w:rsidRPr="00B25F19">
              <w:rPr>
                <w:rFonts w:ascii="Times New Roman" w:eastAsia="ＭＳ 明朝" w:hAnsi="Times New Roman" w:hint="eastAsia"/>
              </w:rPr>
              <w:t>プライベート型</w:t>
            </w:r>
            <w:r w:rsidRPr="00B25F19">
              <w:rPr>
                <w:rFonts w:ascii="Times New Roman" w:eastAsia="ＭＳ 明朝" w:hAnsi="Times New Roman" w:hint="eastAsia"/>
              </w:rPr>
              <w:t>)</w:t>
            </w:r>
          </w:p>
        </w:tc>
      </w:tr>
      <w:tr w:rsidR="00D47325" w:rsidRPr="00B25F19" w14:paraId="1976C440" w14:textId="77777777" w:rsidTr="00D47325">
        <w:tc>
          <w:tcPr>
            <w:tcW w:w="2831" w:type="dxa"/>
          </w:tcPr>
          <w:p w14:paraId="6F153521" w14:textId="30FED06E" w:rsidR="00D47325" w:rsidRPr="00B25F19" w:rsidRDefault="00D47325" w:rsidP="00D47325">
            <w:pPr>
              <w:jc w:val="center"/>
              <w:rPr>
                <w:rFonts w:ascii="Times New Roman" w:eastAsia="ＭＳ 明朝" w:hAnsi="Times New Roman"/>
              </w:rPr>
            </w:pPr>
            <w:r w:rsidRPr="00B25F19">
              <w:rPr>
                <w:rFonts w:ascii="Times New Roman" w:eastAsia="ＭＳ 明朝" w:hAnsi="Times New Roman" w:hint="eastAsia"/>
              </w:rPr>
              <w:t>管理主体</w:t>
            </w:r>
          </w:p>
        </w:tc>
        <w:tc>
          <w:tcPr>
            <w:tcW w:w="2267" w:type="dxa"/>
          </w:tcPr>
          <w:p w14:paraId="1BA42FBF" w14:textId="310319C5" w:rsidR="00D47325" w:rsidRPr="00B25F19" w:rsidRDefault="00D47325" w:rsidP="00D47325">
            <w:pPr>
              <w:jc w:val="center"/>
              <w:rPr>
                <w:rFonts w:ascii="Times New Roman" w:eastAsia="ＭＳ 明朝" w:hAnsi="Times New Roman"/>
              </w:rPr>
            </w:pPr>
            <w:r w:rsidRPr="00B25F19">
              <w:rPr>
                <w:rFonts w:ascii="Times New Roman" w:eastAsia="ＭＳ 明朝" w:hAnsi="Times New Roman" w:hint="eastAsia"/>
              </w:rPr>
              <w:t>なし</w:t>
            </w:r>
          </w:p>
        </w:tc>
        <w:tc>
          <w:tcPr>
            <w:tcW w:w="3396" w:type="dxa"/>
          </w:tcPr>
          <w:p w14:paraId="04C87680" w14:textId="23452659" w:rsidR="00D47325" w:rsidRPr="00B25F19" w:rsidRDefault="00D47325" w:rsidP="00D47325">
            <w:pPr>
              <w:jc w:val="center"/>
              <w:rPr>
                <w:rFonts w:ascii="Times New Roman" w:eastAsia="ＭＳ 明朝" w:hAnsi="Times New Roman"/>
              </w:rPr>
            </w:pPr>
            <w:r w:rsidRPr="00B25F19">
              <w:rPr>
                <w:rFonts w:ascii="Times New Roman" w:eastAsia="ＭＳ 明朝" w:hAnsi="Times New Roman" w:hint="eastAsia"/>
              </w:rPr>
              <w:t>複数企業・組織</w:t>
            </w:r>
          </w:p>
        </w:tc>
      </w:tr>
      <w:tr w:rsidR="00D47325" w:rsidRPr="00B25F19" w14:paraId="179A5394" w14:textId="77777777" w:rsidTr="00D47325">
        <w:tc>
          <w:tcPr>
            <w:tcW w:w="2831" w:type="dxa"/>
          </w:tcPr>
          <w:p w14:paraId="7C53841E" w14:textId="4B843D3E" w:rsidR="00D47325" w:rsidRPr="00B25F19" w:rsidRDefault="00D47325" w:rsidP="00D47325">
            <w:pPr>
              <w:jc w:val="center"/>
              <w:rPr>
                <w:rFonts w:ascii="Times New Roman" w:eastAsia="ＭＳ 明朝" w:hAnsi="Times New Roman"/>
              </w:rPr>
            </w:pPr>
            <w:r w:rsidRPr="00B25F19">
              <w:rPr>
                <w:rFonts w:ascii="Times New Roman" w:eastAsia="ＭＳ 明朝" w:hAnsi="Times New Roman" w:hint="eastAsia"/>
              </w:rPr>
              <w:t>参加者</w:t>
            </w:r>
          </w:p>
        </w:tc>
        <w:tc>
          <w:tcPr>
            <w:tcW w:w="2267" w:type="dxa"/>
          </w:tcPr>
          <w:p w14:paraId="2B006DEF" w14:textId="35F05E3F" w:rsidR="00D47325" w:rsidRPr="00B25F19" w:rsidRDefault="00D47325" w:rsidP="00D47325">
            <w:pPr>
              <w:jc w:val="center"/>
              <w:rPr>
                <w:rFonts w:ascii="Times New Roman" w:eastAsia="ＭＳ 明朝" w:hAnsi="Times New Roman"/>
              </w:rPr>
            </w:pPr>
            <w:r w:rsidRPr="00B25F19">
              <w:rPr>
                <w:rFonts w:ascii="Times New Roman" w:eastAsia="ＭＳ 明朝" w:hAnsi="Times New Roman" w:hint="eastAsia"/>
              </w:rPr>
              <w:t>自由</w:t>
            </w:r>
          </w:p>
        </w:tc>
        <w:tc>
          <w:tcPr>
            <w:tcW w:w="3396" w:type="dxa"/>
          </w:tcPr>
          <w:p w14:paraId="4A862731" w14:textId="25DE54FE" w:rsidR="00D47325" w:rsidRPr="00B25F19" w:rsidRDefault="00D47325" w:rsidP="00D47325">
            <w:pPr>
              <w:jc w:val="center"/>
              <w:rPr>
                <w:rFonts w:ascii="Times New Roman" w:eastAsia="ＭＳ 明朝" w:hAnsi="Times New Roman"/>
              </w:rPr>
            </w:pPr>
            <w:r w:rsidRPr="00B25F19">
              <w:rPr>
                <w:rFonts w:ascii="Times New Roman" w:eastAsia="ＭＳ 明朝" w:hAnsi="Times New Roman" w:hint="eastAsia"/>
              </w:rPr>
              <w:t>許可制</w:t>
            </w:r>
          </w:p>
        </w:tc>
      </w:tr>
      <w:tr w:rsidR="00D47325" w:rsidRPr="00B25F19" w14:paraId="251A20F1" w14:textId="77777777" w:rsidTr="00D47325">
        <w:tc>
          <w:tcPr>
            <w:tcW w:w="2831" w:type="dxa"/>
          </w:tcPr>
          <w:p w14:paraId="168500E7" w14:textId="2488023E" w:rsidR="00D47325" w:rsidRPr="00B25F19" w:rsidRDefault="00D47325" w:rsidP="00D47325">
            <w:pPr>
              <w:jc w:val="center"/>
              <w:rPr>
                <w:rFonts w:ascii="Times New Roman" w:eastAsia="ＭＳ 明朝" w:hAnsi="Times New Roman"/>
              </w:rPr>
            </w:pPr>
            <w:r w:rsidRPr="00B25F19">
              <w:rPr>
                <w:rFonts w:ascii="Times New Roman" w:eastAsia="ＭＳ 明朝" w:hAnsi="Times New Roman" w:hint="eastAsia"/>
              </w:rPr>
              <w:t>コンセンサスアルゴリズム</w:t>
            </w:r>
          </w:p>
        </w:tc>
        <w:tc>
          <w:tcPr>
            <w:tcW w:w="2267" w:type="dxa"/>
          </w:tcPr>
          <w:p w14:paraId="078050DF" w14:textId="34B58B94" w:rsidR="00D47325" w:rsidRPr="00B25F19" w:rsidRDefault="00D47325" w:rsidP="00D47325">
            <w:pPr>
              <w:jc w:val="center"/>
              <w:rPr>
                <w:rFonts w:ascii="Times New Roman" w:eastAsia="ＭＳ 明朝" w:hAnsi="Times New Roman"/>
              </w:rPr>
            </w:pPr>
            <w:r w:rsidRPr="00B25F19">
              <w:rPr>
                <w:rFonts w:ascii="Times New Roman" w:eastAsia="ＭＳ 明朝" w:hAnsi="Times New Roman" w:cs="Times New Roman"/>
              </w:rPr>
              <w:t>Proof</w:t>
            </w:r>
            <w:r w:rsidRPr="00B25F19">
              <w:rPr>
                <w:rFonts w:ascii="Times New Roman" w:eastAsia="ＭＳ 明朝" w:hAnsi="Times New Roman"/>
              </w:rPr>
              <w:t xml:space="preserve"> </w:t>
            </w:r>
            <w:r w:rsidRPr="00B25F19">
              <w:rPr>
                <w:rFonts w:ascii="Times New Roman" w:eastAsia="ＭＳ 明朝" w:hAnsi="Times New Roman" w:cs="Times New Roman"/>
              </w:rPr>
              <w:t>of</w:t>
            </w:r>
            <w:r w:rsidRPr="00B25F19">
              <w:rPr>
                <w:rFonts w:ascii="Times New Roman" w:eastAsia="ＭＳ 明朝" w:hAnsi="Times New Roman"/>
              </w:rPr>
              <w:t xml:space="preserve"> </w:t>
            </w:r>
            <w:r w:rsidRPr="00B25F19">
              <w:rPr>
                <w:rFonts w:ascii="Times New Roman" w:eastAsia="ＭＳ 明朝" w:hAnsi="Times New Roman" w:cs="Times New Roman"/>
              </w:rPr>
              <w:t>Work</w:t>
            </w:r>
          </w:p>
        </w:tc>
        <w:tc>
          <w:tcPr>
            <w:tcW w:w="3396" w:type="dxa"/>
          </w:tcPr>
          <w:p w14:paraId="60AB4244" w14:textId="5F0FA376" w:rsidR="00D47325" w:rsidRPr="00B25F19" w:rsidRDefault="00D47325" w:rsidP="00D47325">
            <w:pPr>
              <w:jc w:val="center"/>
              <w:rPr>
                <w:rFonts w:ascii="Times New Roman" w:eastAsia="ＭＳ 明朝" w:hAnsi="Times New Roman"/>
              </w:rPr>
            </w:pPr>
            <w:r w:rsidRPr="00B25F19">
              <w:rPr>
                <w:rFonts w:ascii="Times New Roman" w:eastAsia="ＭＳ 明朝" w:hAnsi="Times New Roman" w:hint="eastAsia"/>
              </w:rPr>
              <w:t>分散型コンセンサスアルゴリズム</w:t>
            </w:r>
          </w:p>
        </w:tc>
      </w:tr>
    </w:tbl>
    <w:p w14:paraId="5DE28C16" w14:textId="4941073A" w:rsidR="00D47325" w:rsidRPr="00B25F19" w:rsidRDefault="00D47325" w:rsidP="00AF0A7A">
      <w:pPr>
        <w:rPr>
          <w:rFonts w:ascii="Times New Roman" w:eastAsia="ＭＳ 明朝" w:hAnsi="Times New Roman"/>
        </w:rPr>
      </w:pPr>
    </w:p>
    <w:p w14:paraId="2CAFA533" w14:textId="241A175E" w:rsidR="00D47325" w:rsidRPr="00B25F19" w:rsidRDefault="00D47325" w:rsidP="00AF0A7A">
      <w:pPr>
        <w:rPr>
          <w:rFonts w:ascii="Times New Roman" w:eastAsia="ＭＳ 明朝" w:hAnsi="Times New Roman"/>
        </w:rPr>
      </w:pPr>
    </w:p>
    <w:p w14:paraId="49DF2836" w14:textId="77777777" w:rsidR="00F40FCF" w:rsidRPr="00B25F19" w:rsidRDefault="00F40FCF" w:rsidP="00AF0A7A">
      <w:pPr>
        <w:rPr>
          <w:rFonts w:ascii="Times New Roman" w:eastAsia="ＭＳ 明朝" w:hAnsi="Times New Roman"/>
          <w:b/>
          <w:bCs/>
          <w:sz w:val="23"/>
          <w:szCs w:val="24"/>
          <w:u w:val="single"/>
        </w:rPr>
      </w:pPr>
      <w:r w:rsidRPr="00B25F19">
        <w:rPr>
          <w:rFonts w:ascii="Times New Roman" w:eastAsia="ＭＳ 明朝" w:hAnsi="Times New Roman"/>
          <w:b/>
          <w:bCs/>
          <w:sz w:val="23"/>
          <w:szCs w:val="24"/>
          <w:u w:val="single"/>
        </w:rPr>
        <w:t>パブリック型</w:t>
      </w:r>
      <w:r w:rsidRPr="00B25F19">
        <w:rPr>
          <w:rFonts w:ascii="Times New Roman" w:eastAsia="ＭＳ 明朝" w:hAnsi="Times New Roman"/>
          <w:b/>
          <w:bCs/>
          <w:sz w:val="23"/>
          <w:szCs w:val="24"/>
          <w:u w:val="single"/>
        </w:rPr>
        <w:t xml:space="preserve"> </w:t>
      </w:r>
    </w:p>
    <w:p w14:paraId="52DA005C" w14:textId="6E3609D8" w:rsidR="00F40FCF" w:rsidRPr="00B25F19" w:rsidRDefault="00F40FCF" w:rsidP="00F40FCF">
      <w:pPr>
        <w:ind w:firstLineChars="100" w:firstLine="210"/>
        <w:rPr>
          <w:rFonts w:ascii="Times New Roman" w:eastAsia="ＭＳ 明朝" w:hAnsi="Times New Roman"/>
        </w:rPr>
      </w:pPr>
      <w:r w:rsidRPr="00B25F19">
        <w:rPr>
          <w:rFonts w:ascii="Times New Roman" w:eastAsia="ＭＳ 明朝" w:hAnsi="Times New Roman"/>
        </w:rPr>
        <w:t>ブロックチェーンへの参加者が特定されない，つまり誰でも参加できるブロックチェーンを</w:t>
      </w:r>
      <w:r w:rsidRPr="00B25F19">
        <w:rPr>
          <w:rFonts w:ascii="Times New Roman" w:eastAsia="ＭＳ 明朝" w:hAnsi="Times New Roman" w:hint="eastAsia"/>
        </w:rPr>
        <w:t>指す</w:t>
      </w:r>
      <w:r w:rsidRPr="00B25F19">
        <w:rPr>
          <w:rFonts w:ascii="Times New Roman" w:eastAsia="ＭＳ 明朝" w:hAnsi="Times New Roman"/>
        </w:rPr>
        <w:t>。</w:t>
      </w:r>
      <w:r w:rsidRPr="00B25F19">
        <w:rPr>
          <w:rFonts w:ascii="Times New Roman" w:eastAsia="ＭＳ 明朝" w:hAnsi="Times New Roman"/>
        </w:rPr>
        <w:t xml:space="preserve"> </w:t>
      </w:r>
      <w:r w:rsidRPr="00B25F19">
        <w:rPr>
          <w:rFonts w:ascii="Times New Roman" w:eastAsia="ＭＳ 明朝" w:hAnsi="Times New Roman"/>
        </w:rPr>
        <w:t>典型的な例では，</w:t>
      </w:r>
      <w:r w:rsidRPr="00B25F19">
        <w:rPr>
          <w:rFonts w:ascii="Times New Roman" w:eastAsia="ＭＳ 明朝" w:hAnsi="Times New Roman" w:cs="Times New Roman"/>
        </w:rPr>
        <w:t>Bitcoin</w:t>
      </w:r>
      <w:r w:rsidRPr="00B25F19">
        <w:rPr>
          <w:rFonts w:ascii="Times New Roman" w:eastAsia="ＭＳ 明朝" w:hAnsi="Times New Roman"/>
        </w:rPr>
        <w:t>や</w:t>
      </w:r>
      <w:r w:rsidRPr="00B25F19">
        <w:rPr>
          <w:rFonts w:ascii="Times New Roman" w:eastAsia="ＭＳ 明朝" w:hAnsi="Times New Roman" w:cs="Times New Roman"/>
        </w:rPr>
        <w:t>Ethereum</w:t>
      </w:r>
      <w:r w:rsidRPr="00B25F19">
        <w:rPr>
          <w:rFonts w:ascii="Times New Roman" w:eastAsia="ＭＳ 明朝" w:hAnsi="Times New Roman"/>
        </w:rPr>
        <w:t>が挙げられる。パブリック型では不特定多数が参加可能であるから，悪意のある参加者も存在し得るという前提に立っている。このため，参加者には膨大な計算を行わせる仕組みを取り入れている。これをマイニングといい，特定の条件を満たす値を最初に発見した参加者に対し，トランザクションの正当性を検証したりブロックを追加したりする権利と，報酬を一定量の仮想通貨を与える。しかし，トランザクションの確定までに時間を要してしまうといったデメリットがあ</w:t>
      </w:r>
      <w:r w:rsidRPr="00B25F19">
        <w:rPr>
          <w:rFonts w:ascii="Times New Roman" w:eastAsia="ＭＳ 明朝" w:hAnsi="Times New Roman" w:hint="eastAsia"/>
        </w:rPr>
        <w:t>る</w:t>
      </w:r>
      <w:r w:rsidRPr="00B25F19">
        <w:rPr>
          <w:rFonts w:ascii="Times New Roman" w:eastAsia="ＭＳ 明朝" w:hAnsi="Times New Roman"/>
        </w:rPr>
        <w:t>。パブリック型は一部の個人・組織による恣意的改ざんや操作が困難，もしくはほとんど不可能で</w:t>
      </w:r>
      <w:r w:rsidRPr="00B25F19">
        <w:rPr>
          <w:rFonts w:ascii="Times New Roman" w:eastAsia="ＭＳ 明朝" w:hAnsi="Times New Roman" w:hint="eastAsia"/>
        </w:rPr>
        <w:t>ある</w:t>
      </w:r>
      <w:r w:rsidRPr="00B25F19">
        <w:rPr>
          <w:rFonts w:ascii="Times New Roman" w:eastAsia="ＭＳ 明朝" w:hAnsi="Times New Roman"/>
        </w:rPr>
        <w:t>。これはパブリック型の非常に大きなメリットであり，取引の正当性の担保を中央管理者に依存しないとい点で、非中央集権型の実現に向いていると言える。</w:t>
      </w:r>
    </w:p>
    <w:p w14:paraId="276D736D" w14:textId="11FDDB7D" w:rsidR="00F40FCF" w:rsidRPr="00B25F19" w:rsidRDefault="00F40FCF" w:rsidP="00F40FCF">
      <w:pPr>
        <w:ind w:firstLineChars="100" w:firstLine="210"/>
        <w:rPr>
          <w:rFonts w:ascii="Times New Roman" w:eastAsia="ＭＳ 明朝" w:hAnsi="Times New Roman"/>
        </w:rPr>
      </w:pPr>
      <w:r w:rsidRPr="00B25F19">
        <w:rPr>
          <w:rFonts w:ascii="Times New Roman" w:eastAsia="ＭＳ 明朝" w:hAnsi="Times New Roman"/>
        </w:rPr>
        <w:t xml:space="preserve"> </w:t>
      </w:r>
    </w:p>
    <w:p w14:paraId="555AA878" w14:textId="77777777" w:rsidR="00F40FCF" w:rsidRPr="00B25F19" w:rsidRDefault="00F40FCF" w:rsidP="00F40FCF">
      <w:pPr>
        <w:rPr>
          <w:rFonts w:ascii="Times New Roman" w:eastAsia="ＭＳ 明朝" w:hAnsi="Times New Roman"/>
          <w:b/>
          <w:bCs/>
          <w:sz w:val="23"/>
          <w:szCs w:val="24"/>
          <w:u w:val="single"/>
        </w:rPr>
      </w:pPr>
      <w:r w:rsidRPr="00B25F19">
        <w:rPr>
          <w:rFonts w:ascii="Times New Roman" w:eastAsia="ＭＳ 明朝" w:hAnsi="Times New Roman"/>
          <w:b/>
          <w:bCs/>
          <w:sz w:val="23"/>
          <w:szCs w:val="24"/>
          <w:u w:val="single"/>
        </w:rPr>
        <w:t>コンソーシアム型（プライベート型）</w:t>
      </w:r>
      <w:r w:rsidRPr="00B25F19">
        <w:rPr>
          <w:rFonts w:ascii="Times New Roman" w:eastAsia="ＭＳ 明朝" w:hAnsi="Times New Roman"/>
          <w:b/>
          <w:bCs/>
          <w:sz w:val="23"/>
          <w:szCs w:val="24"/>
          <w:u w:val="single"/>
        </w:rPr>
        <w:t xml:space="preserve"> </w:t>
      </w:r>
    </w:p>
    <w:p w14:paraId="17FF39FB" w14:textId="2A44B919" w:rsidR="00F40FCF" w:rsidRPr="00B25F19" w:rsidRDefault="00F40FCF" w:rsidP="00F40FCF">
      <w:pPr>
        <w:rPr>
          <w:rFonts w:ascii="Times New Roman" w:eastAsia="ＭＳ 明朝" w:hAnsi="Times New Roman"/>
        </w:rPr>
      </w:pPr>
      <w:r w:rsidRPr="00B25F19">
        <w:rPr>
          <w:rFonts w:ascii="Times New Roman" w:eastAsia="ＭＳ 明朝" w:hAnsi="Times New Roman"/>
        </w:rPr>
        <w:t>コンソーシアムとは共同事業体などの意味合いで</w:t>
      </w:r>
      <w:r w:rsidRPr="00B25F19">
        <w:rPr>
          <w:rFonts w:ascii="Times New Roman" w:eastAsia="ＭＳ 明朝" w:hAnsi="Times New Roman" w:hint="eastAsia"/>
        </w:rPr>
        <w:t>ある</w:t>
      </w:r>
      <w:r w:rsidRPr="00B25F19">
        <w:rPr>
          <w:rFonts w:ascii="Times New Roman" w:eastAsia="ＭＳ 明朝" w:hAnsi="Times New Roman"/>
        </w:rPr>
        <w:t>。コンソーシアム型は，この共同事業体に参加する企業や組織だけが使えるブロックチェーンである。例えば，複数の金融機関で決済用のブロックチェーンを構築</w:t>
      </w:r>
      <w:r w:rsidRPr="00B25F19">
        <w:rPr>
          <w:rFonts w:ascii="Times New Roman" w:eastAsia="ＭＳ 明朝" w:hAnsi="Times New Roman" w:hint="eastAsia"/>
        </w:rPr>
        <w:t>する</w:t>
      </w:r>
      <w:r w:rsidRPr="00B25F19">
        <w:rPr>
          <w:rFonts w:ascii="Times New Roman" w:eastAsia="ＭＳ 明朝" w:hAnsi="Times New Roman"/>
        </w:rPr>
        <w:t>，</w:t>
      </w:r>
      <w:r w:rsidRPr="00B25F19">
        <w:rPr>
          <w:rFonts w:ascii="Times New Roman" w:eastAsia="ＭＳ 明朝" w:hAnsi="Times New Roman" w:hint="eastAsia"/>
        </w:rPr>
        <w:t>あるいは</w:t>
      </w:r>
      <w:r w:rsidRPr="00B25F19">
        <w:rPr>
          <w:rFonts w:ascii="Times New Roman" w:eastAsia="ＭＳ 明朝" w:hAnsi="Times New Roman"/>
        </w:rPr>
        <w:t>バリューチェーン上の複数の企業間で商品トレーサビリティ用ブロックチェーンとして使うなどの活用があ</w:t>
      </w:r>
      <w:r w:rsidRPr="00B25F19">
        <w:rPr>
          <w:rFonts w:ascii="Times New Roman" w:eastAsia="ＭＳ 明朝" w:hAnsi="Times New Roman" w:hint="eastAsia"/>
        </w:rPr>
        <w:t>る</w:t>
      </w:r>
      <w:r w:rsidRPr="00B25F19">
        <w:rPr>
          <w:rFonts w:ascii="Times New Roman" w:eastAsia="ＭＳ 明朝" w:hAnsi="Times New Roman"/>
        </w:rPr>
        <w:t>。コンソーシアム型は共同事業体を構成する信頼のおける企業がブロックチェーンに参加するため，不特定多数が参加するパブリック型より分散化の利点が細作なるというデメリットがある。しかし，特定の企業や組織の参加を前提としており，</w:t>
      </w:r>
      <w:proofErr w:type="spellStart"/>
      <w:r w:rsidRPr="00B25F19">
        <w:rPr>
          <w:rFonts w:ascii="Times New Roman" w:eastAsia="ＭＳ 明朝" w:hAnsi="Times New Roman" w:cs="Times New Roman"/>
        </w:rPr>
        <w:t>PoW</w:t>
      </w:r>
      <w:proofErr w:type="spellEnd"/>
      <w:r w:rsidRPr="00B25F19">
        <w:rPr>
          <w:rFonts w:ascii="Times New Roman" w:eastAsia="ＭＳ 明朝" w:hAnsi="Times New Roman"/>
        </w:rPr>
        <w:t>とは異なる軽量なコンセンサスアルゴリズムを採用されているため，取引検証のスピードを大きく向上させることが可能である。また，取引検証のためのインセンティブが不要といったメリットあ</w:t>
      </w:r>
      <w:r w:rsidRPr="00B25F19">
        <w:rPr>
          <w:rFonts w:ascii="Times New Roman" w:eastAsia="ＭＳ 明朝" w:hAnsi="Times New Roman" w:hint="eastAsia"/>
        </w:rPr>
        <w:t>る</w:t>
      </w:r>
      <w:r w:rsidRPr="00B25F19">
        <w:rPr>
          <w:rFonts w:ascii="Times New Roman" w:eastAsia="ＭＳ 明朝" w:hAnsi="Times New Roman"/>
        </w:rPr>
        <w:t>。</w:t>
      </w:r>
    </w:p>
    <w:p w14:paraId="42F65157" w14:textId="7E9B3C83" w:rsidR="00F40FCF" w:rsidRPr="00B25F19" w:rsidRDefault="00F40FCF" w:rsidP="00AF0A7A">
      <w:pPr>
        <w:rPr>
          <w:rFonts w:ascii="Times New Roman" w:eastAsia="ＭＳ 明朝" w:hAnsi="Times New Roman"/>
        </w:rPr>
      </w:pPr>
    </w:p>
    <w:p w14:paraId="246D597D" w14:textId="120ED978" w:rsidR="00F40FCF" w:rsidRPr="00B25F19" w:rsidRDefault="00F40FCF" w:rsidP="00AF0A7A">
      <w:pPr>
        <w:rPr>
          <w:rFonts w:ascii="Times New Roman" w:eastAsia="ＭＳ 明朝" w:hAnsi="Times New Roman"/>
        </w:rPr>
      </w:pPr>
    </w:p>
    <w:p w14:paraId="5EB987E4" w14:textId="0E9F119E" w:rsidR="00F40FCF" w:rsidRPr="00B25F19" w:rsidRDefault="00F40FCF" w:rsidP="00AF0A7A">
      <w:pPr>
        <w:rPr>
          <w:rFonts w:ascii="Times New Roman" w:eastAsia="ＭＳ 明朝" w:hAnsi="Times New Roman"/>
        </w:rPr>
      </w:pPr>
    </w:p>
    <w:p w14:paraId="0773A16F" w14:textId="7A04DA4A" w:rsidR="00F40FCF" w:rsidRPr="00B25F19" w:rsidRDefault="00F40FCF" w:rsidP="00AF0A7A">
      <w:pPr>
        <w:rPr>
          <w:rFonts w:ascii="Times New Roman" w:eastAsia="ＭＳ 明朝" w:hAnsi="Times New Roman"/>
        </w:rPr>
      </w:pPr>
    </w:p>
    <w:p w14:paraId="27374737" w14:textId="0215A848" w:rsidR="00F40FCF" w:rsidRPr="00B25F19" w:rsidRDefault="00FE39B1" w:rsidP="00AF0A7A">
      <w:pPr>
        <w:rPr>
          <w:rFonts w:ascii="Times New Roman" w:eastAsia="ＭＳ 明朝" w:hAnsi="Times New Roman"/>
          <w:b/>
          <w:bCs/>
          <w:sz w:val="27"/>
          <w:szCs w:val="28"/>
        </w:rPr>
      </w:pPr>
      <w:r w:rsidRPr="00B25F19">
        <w:rPr>
          <w:rFonts w:ascii="Times New Roman" w:eastAsia="ＭＳ 明朝" w:hAnsi="Times New Roman" w:hint="eastAsia"/>
          <w:b/>
          <w:bCs/>
          <w:sz w:val="27"/>
          <w:szCs w:val="28"/>
        </w:rPr>
        <w:lastRenderedPageBreak/>
        <w:t>2.3</w:t>
      </w:r>
      <w:r w:rsidRPr="00B25F19">
        <w:rPr>
          <w:rFonts w:ascii="Times New Roman" w:eastAsia="ＭＳ 明朝" w:hAnsi="Times New Roman" w:hint="eastAsia"/>
          <w:b/>
          <w:bCs/>
          <w:sz w:val="27"/>
          <w:szCs w:val="28"/>
        </w:rPr>
        <w:t xml:space="preserve">　ブロックチェーンの活用</w:t>
      </w:r>
    </w:p>
    <w:p w14:paraId="13E591A0" w14:textId="77777777" w:rsidR="00FE39B1" w:rsidRPr="00B25F19" w:rsidRDefault="00FE39B1" w:rsidP="00AF0A7A">
      <w:pPr>
        <w:rPr>
          <w:rFonts w:ascii="Times New Roman" w:eastAsia="ＭＳ 明朝" w:hAnsi="Times New Roman"/>
        </w:rPr>
      </w:pPr>
    </w:p>
    <w:p w14:paraId="01826BD8" w14:textId="2794BF67" w:rsidR="00F40FCF" w:rsidRPr="00B25F19" w:rsidRDefault="001569E8" w:rsidP="00AF0A7A">
      <w:pPr>
        <w:rPr>
          <w:rFonts w:ascii="Times New Roman" w:eastAsia="ＭＳ 明朝" w:hAnsi="Times New Roman"/>
        </w:rPr>
      </w:pPr>
      <w:r w:rsidRPr="00B25F19">
        <w:rPr>
          <w:rFonts w:ascii="Times New Roman" w:eastAsia="ＭＳ 明朝" w:hAnsi="Times New Roman" w:hint="eastAsia"/>
        </w:rPr>
        <w:t xml:space="preserve">　ブロックチェーンは仮想通貨のみならず、多くの分野への応用が進んでいる。その一つに「サプライチェーン」がある。</w:t>
      </w:r>
      <w:r w:rsidR="00E36D3C" w:rsidRPr="00B25F19">
        <w:rPr>
          <w:rFonts w:ascii="Times New Roman" w:eastAsia="ＭＳ 明朝" w:hAnsi="Times New Roman"/>
        </w:rPr>
        <w:t>ブロックチェーンネットワークの取引履歴を活用し、製品情報の追跡を高次元で実行することができる。これまで偽装問題が頻発していた食品の産地や原材料、消費期限などを、改ざん</w:t>
      </w:r>
      <w:r w:rsidR="00E36D3C" w:rsidRPr="00B25F19">
        <w:rPr>
          <w:rFonts w:ascii="Times New Roman" w:eastAsia="ＭＳ 明朝" w:hAnsi="Times New Roman" w:hint="eastAsia"/>
        </w:rPr>
        <w:t>の</w:t>
      </w:r>
      <w:r w:rsidR="00E36D3C" w:rsidRPr="00B25F19">
        <w:rPr>
          <w:rFonts w:ascii="Times New Roman" w:eastAsia="ＭＳ 明朝" w:hAnsi="Times New Roman"/>
        </w:rPr>
        <w:t>できないブロックチェーンで管理することにより、食の安全をもたらすことも可能</w:t>
      </w:r>
      <w:r w:rsidR="00E36D3C" w:rsidRPr="00B25F19">
        <w:rPr>
          <w:rFonts w:ascii="Times New Roman" w:eastAsia="ＭＳ 明朝" w:hAnsi="Times New Roman" w:hint="eastAsia"/>
        </w:rPr>
        <w:t>になった</w:t>
      </w:r>
      <w:r w:rsidR="00E36D3C" w:rsidRPr="00B25F19">
        <w:rPr>
          <w:rFonts w:ascii="Times New Roman" w:eastAsia="ＭＳ 明朝" w:hAnsi="Times New Roman"/>
        </w:rPr>
        <w:t>。製品に貼り付けられた</w:t>
      </w:r>
      <w:r w:rsidR="00E36D3C" w:rsidRPr="00B25F19">
        <w:rPr>
          <w:rFonts w:ascii="Times New Roman" w:eastAsia="ＭＳ 明朝" w:hAnsi="Times New Roman"/>
        </w:rPr>
        <w:t>NFC</w:t>
      </w:r>
      <w:r w:rsidR="00E36D3C" w:rsidRPr="00B25F19">
        <w:rPr>
          <w:rFonts w:ascii="Times New Roman" w:eastAsia="ＭＳ 明朝" w:hAnsi="Times New Roman"/>
        </w:rPr>
        <w:t>タグや</w:t>
      </w:r>
      <w:r w:rsidR="00E36D3C" w:rsidRPr="00B25F19">
        <w:rPr>
          <w:rFonts w:ascii="Times New Roman" w:eastAsia="ＭＳ 明朝" w:hAnsi="Times New Roman"/>
        </w:rPr>
        <w:t>QR</w:t>
      </w:r>
      <w:r w:rsidR="00E36D3C" w:rsidRPr="00B25F19">
        <w:rPr>
          <w:rFonts w:ascii="Times New Roman" w:eastAsia="ＭＳ 明朝" w:hAnsi="Times New Roman"/>
        </w:rPr>
        <w:t>コードからアクセスし、製品情報を簡単に追跡できるようになることで、消費者も安心して買い物ができる。その他にも，権利や資産の管理にも活用が期待されている。これまで、ものや権利を所有していることの証明は、実際に持っているという事実か、政府や自治体、業界団体による承認によってなされていた。これらの管理が十分ではなかった業界も多かったが、ブロックチェーンにより、権利や資産などの管理を迅速かつ透明性を担保して行えるようになった。</w:t>
      </w:r>
      <w:r w:rsidR="00E36D3C" w:rsidRPr="00B25F19">
        <w:rPr>
          <w:rFonts w:ascii="Times New Roman" w:eastAsia="ＭＳ 明朝" w:hAnsi="Times New Roman" w:hint="eastAsia"/>
        </w:rPr>
        <w:t>二次</w:t>
      </w:r>
      <w:r w:rsidR="00E36D3C" w:rsidRPr="00B25F19">
        <w:rPr>
          <w:rFonts w:ascii="Times New Roman" w:eastAsia="ＭＳ 明朝" w:hAnsi="Times New Roman"/>
        </w:rPr>
        <w:t>流通にあたって、元の所有者や著作権者に還元される仕組みなど、新たな所有権を成立させることもできる。</w:t>
      </w:r>
    </w:p>
    <w:p w14:paraId="77CECD58" w14:textId="53A89EF0" w:rsidR="00F40FCF" w:rsidRPr="00B25F19" w:rsidRDefault="00F40FCF" w:rsidP="00AF0A7A">
      <w:pPr>
        <w:rPr>
          <w:rFonts w:ascii="Times New Roman" w:eastAsia="ＭＳ 明朝" w:hAnsi="Times New Roman"/>
        </w:rPr>
      </w:pPr>
    </w:p>
    <w:p w14:paraId="06E6426B" w14:textId="4A8EC58F" w:rsidR="00F40FCF" w:rsidRPr="00B25F19" w:rsidRDefault="00F40FCF" w:rsidP="00AF0A7A">
      <w:pPr>
        <w:rPr>
          <w:rFonts w:ascii="Times New Roman" w:eastAsia="ＭＳ 明朝" w:hAnsi="Times New Roman"/>
        </w:rPr>
      </w:pPr>
    </w:p>
    <w:p w14:paraId="623DCBC0" w14:textId="77BE658E" w:rsidR="00F40FCF" w:rsidRPr="00B25F19" w:rsidRDefault="00F40FCF" w:rsidP="00AF0A7A">
      <w:pPr>
        <w:rPr>
          <w:rFonts w:ascii="Times New Roman" w:eastAsia="ＭＳ 明朝" w:hAnsi="Times New Roman"/>
        </w:rPr>
      </w:pPr>
    </w:p>
    <w:p w14:paraId="5E4AEC80" w14:textId="4695E647" w:rsidR="00F40FCF" w:rsidRPr="00B25F19" w:rsidRDefault="00E36D3C" w:rsidP="00E36D3C">
      <w:pPr>
        <w:jc w:val="center"/>
        <w:rPr>
          <w:rFonts w:ascii="Times New Roman" w:eastAsia="ＭＳ 明朝" w:hAnsi="Times New Roman"/>
        </w:rPr>
      </w:pPr>
      <w:r w:rsidRPr="00B25F19">
        <w:rPr>
          <w:rFonts w:ascii="Times New Roman" w:eastAsia="ＭＳ 明朝" w:hAnsi="Times New Roman"/>
          <w:noProof/>
        </w:rPr>
        <w:drawing>
          <wp:inline distT="0" distB="0" distL="0" distR="0" wp14:anchorId="7FB00DE0" wp14:editId="71C86A3C">
            <wp:extent cx="4706007" cy="3629532"/>
            <wp:effectExtent l="0" t="0" r="0" b="9525"/>
            <wp:docPr id="6" name="図 6" descr="ロゴ, 会社名&#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descr="ロゴ, 会社名&#10;&#10;中程度の精度で自動的に生成された説明"/>
                    <pic:cNvPicPr/>
                  </pic:nvPicPr>
                  <pic:blipFill>
                    <a:blip r:embed="rId15"/>
                    <a:stretch>
                      <a:fillRect/>
                    </a:stretch>
                  </pic:blipFill>
                  <pic:spPr>
                    <a:xfrm>
                      <a:off x="0" y="0"/>
                      <a:ext cx="4706007" cy="3629532"/>
                    </a:xfrm>
                    <a:prstGeom prst="rect">
                      <a:avLst/>
                    </a:prstGeom>
                  </pic:spPr>
                </pic:pic>
              </a:graphicData>
            </a:graphic>
          </wp:inline>
        </w:drawing>
      </w:r>
    </w:p>
    <w:p w14:paraId="23FC0F48" w14:textId="1E8799BD" w:rsidR="00F40FCF" w:rsidRPr="00B25F19" w:rsidRDefault="00E36D3C" w:rsidP="00E36D3C">
      <w:pPr>
        <w:jc w:val="center"/>
        <w:rPr>
          <w:rFonts w:ascii="Times New Roman" w:eastAsia="ＭＳ 明朝" w:hAnsi="Times New Roman"/>
        </w:rPr>
      </w:pPr>
      <w:r w:rsidRPr="00B25F19">
        <w:rPr>
          <w:rFonts w:ascii="Times New Roman" w:eastAsia="ＭＳ 明朝" w:hAnsi="Times New Roman" w:hint="eastAsia"/>
        </w:rPr>
        <w:t>図</w:t>
      </w:r>
      <w:r w:rsidRPr="00B25F19">
        <w:rPr>
          <w:rFonts w:ascii="Times New Roman" w:eastAsia="ＭＳ 明朝" w:hAnsi="Times New Roman" w:hint="eastAsia"/>
        </w:rPr>
        <w:t>2.3</w:t>
      </w:r>
      <w:r w:rsidRPr="00B25F19">
        <w:rPr>
          <w:rFonts w:ascii="Times New Roman" w:eastAsia="ＭＳ 明朝" w:hAnsi="Times New Roman" w:hint="eastAsia"/>
        </w:rPr>
        <w:t xml:space="preserve">　ブロックチェーンの活用</w:t>
      </w:r>
    </w:p>
    <w:p w14:paraId="782AC90A" w14:textId="4B467748" w:rsidR="00F40FCF" w:rsidRPr="00B25F19" w:rsidRDefault="00871005" w:rsidP="00871005">
      <w:pPr>
        <w:jc w:val="center"/>
        <w:rPr>
          <w:rFonts w:ascii="Times New Roman" w:eastAsia="ＭＳ 明朝" w:hAnsi="Times New Roman"/>
        </w:rPr>
      </w:pPr>
      <w:r>
        <w:rPr>
          <w:rFonts w:ascii="Times New Roman" w:eastAsia="ＭＳ 明朝" w:hAnsi="Times New Roman" w:hint="eastAsia"/>
        </w:rPr>
        <w:t>F</w:t>
      </w:r>
      <w:r>
        <w:rPr>
          <w:rFonts w:ascii="Times New Roman" w:eastAsia="ＭＳ 明朝" w:hAnsi="Times New Roman"/>
        </w:rPr>
        <w:t xml:space="preserve">ig. 2.3 </w:t>
      </w:r>
      <w:r w:rsidRPr="00871005">
        <w:rPr>
          <w:rFonts w:ascii="Times New Roman" w:eastAsia="ＭＳ 明朝" w:hAnsi="Times New Roman"/>
        </w:rPr>
        <w:t>Utilization of blockchain</w:t>
      </w:r>
    </w:p>
    <w:p w14:paraId="5545D102" w14:textId="7270137D" w:rsidR="00D47325" w:rsidRPr="00B25F19" w:rsidRDefault="00D47325" w:rsidP="00AF0A7A">
      <w:pPr>
        <w:rPr>
          <w:rFonts w:ascii="Times New Roman" w:eastAsia="ＭＳ 明朝" w:hAnsi="Times New Roman"/>
        </w:rPr>
      </w:pPr>
    </w:p>
    <w:p w14:paraId="50A8937A" w14:textId="4C6E788F" w:rsidR="00D47325" w:rsidRPr="00B25F19" w:rsidRDefault="00E36D3C" w:rsidP="00AF0A7A">
      <w:pPr>
        <w:rPr>
          <w:rFonts w:ascii="Times New Roman" w:eastAsia="ＭＳ 明朝" w:hAnsi="Times New Roman"/>
          <w:b/>
          <w:bCs/>
          <w:sz w:val="27"/>
          <w:szCs w:val="28"/>
        </w:rPr>
      </w:pPr>
      <w:r w:rsidRPr="00B25F19">
        <w:rPr>
          <w:rFonts w:ascii="Times New Roman" w:eastAsia="ＭＳ 明朝" w:hAnsi="Times New Roman" w:hint="eastAsia"/>
          <w:b/>
          <w:bCs/>
          <w:sz w:val="27"/>
          <w:szCs w:val="28"/>
        </w:rPr>
        <w:lastRenderedPageBreak/>
        <w:t>2.4</w:t>
      </w:r>
      <w:r w:rsidRPr="00B25F19">
        <w:rPr>
          <w:rFonts w:ascii="Times New Roman" w:eastAsia="ＭＳ 明朝" w:hAnsi="Times New Roman" w:hint="eastAsia"/>
          <w:b/>
          <w:bCs/>
          <w:sz w:val="27"/>
          <w:szCs w:val="28"/>
        </w:rPr>
        <w:t xml:space="preserve">　スマートコントラクト</w:t>
      </w:r>
    </w:p>
    <w:p w14:paraId="0AE0751B" w14:textId="5FF93199" w:rsidR="00D47325" w:rsidRPr="00B25F19" w:rsidRDefault="00D47325" w:rsidP="00AF0A7A">
      <w:pPr>
        <w:rPr>
          <w:rFonts w:ascii="Times New Roman" w:eastAsia="ＭＳ 明朝" w:hAnsi="Times New Roman"/>
        </w:rPr>
      </w:pPr>
    </w:p>
    <w:p w14:paraId="75F09B89" w14:textId="01EB5DF8" w:rsidR="00D47325" w:rsidRPr="00B25F19" w:rsidRDefault="00E36D3C" w:rsidP="00AF0A7A">
      <w:pPr>
        <w:rPr>
          <w:rFonts w:ascii="Times New Roman" w:eastAsia="ＭＳ 明朝" w:hAnsi="Times New Roman"/>
        </w:rPr>
      </w:pPr>
      <w:r w:rsidRPr="00B25F19">
        <w:rPr>
          <w:rFonts w:ascii="Times New Roman" w:eastAsia="ＭＳ 明朝" w:hAnsi="Times New Roman" w:hint="eastAsia"/>
        </w:rPr>
        <w:t xml:space="preserve">　本研究で用いるブロックチェーンプラットフォームである</w:t>
      </w:r>
      <w:r w:rsidRPr="00B25F19">
        <w:rPr>
          <w:rFonts w:ascii="Times New Roman" w:eastAsia="ＭＳ 明朝" w:hAnsi="Times New Roman" w:cs="Times New Roman"/>
        </w:rPr>
        <w:t>Ethereum</w:t>
      </w:r>
      <w:r w:rsidRPr="00B25F19">
        <w:rPr>
          <w:rFonts w:ascii="Times New Roman" w:eastAsia="ＭＳ 明朝" w:hAnsi="Times New Roman" w:hint="eastAsia"/>
        </w:rPr>
        <w:t>には、「スマートコントラクト」というブロックチェーン上で実装できるプログラムがある。</w:t>
      </w:r>
      <w:r w:rsidR="00E420E3" w:rsidRPr="00B25F19">
        <w:rPr>
          <w:rFonts w:ascii="Times New Roman" w:eastAsia="ＭＳ 明朝" w:hAnsi="Times New Roman"/>
        </w:rPr>
        <w:t>これは自由にブロックチェーン上に書き込むことが</w:t>
      </w:r>
      <w:r w:rsidR="00E420E3" w:rsidRPr="00B25F19">
        <w:rPr>
          <w:rFonts w:ascii="Times New Roman" w:eastAsia="ＭＳ 明朝" w:hAnsi="Times New Roman" w:hint="eastAsia"/>
        </w:rPr>
        <w:t>可能である</w:t>
      </w:r>
      <w:r w:rsidR="00E420E3" w:rsidRPr="00B25F19">
        <w:rPr>
          <w:rFonts w:ascii="Times New Roman" w:eastAsia="ＭＳ 明朝" w:hAnsi="Times New Roman"/>
        </w:rPr>
        <w:t>。スマートコントラクトは、その名前の通り、コントラクト（契約）をスマートに行えるプロトコルのことである。つまり</w:t>
      </w:r>
      <w:r w:rsidR="00E420E3" w:rsidRPr="00B25F19">
        <w:rPr>
          <w:rFonts w:ascii="Times New Roman" w:eastAsia="ＭＳ 明朝" w:hAnsi="Times New Roman" w:hint="eastAsia"/>
        </w:rPr>
        <w:t>、</w:t>
      </w:r>
      <w:r w:rsidR="00E420E3" w:rsidRPr="00B25F19">
        <w:rPr>
          <w:rFonts w:ascii="Times New Roman" w:eastAsia="ＭＳ 明朝" w:hAnsi="Times New Roman"/>
        </w:rPr>
        <w:t>スマートコントラクトとは契約の自動化であり、契約の条件確認や履行までを自動的に実行させることができる。図</w:t>
      </w:r>
      <w:r w:rsidR="00E420E3" w:rsidRPr="00B25F19">
        <w:rPr>
          <w:rFonts w:ascii="Times New Roman" w:eastAsia="ＭＳ 明朝" w:hAnsi="Times New Roman"/>
        </w:rPr>
        <w:t>2.4</w:t>
      </w:r>
      <w:r w:rsidR="00E420E3" w:rsidRPr="00B25F19">
        <w:rPr>
          <w:rFonts w:ascii="Times New Roman" w:eastAsia="ＭＳ 明朝" w:hAnsi="Times New Roman"/>
        </w:rPr>
        <w:t>にスマートコントラクト</w:t>
      </w:r>
      <w:r w:rsidR="00E420E3" w:rsidRPr="00B25F19">
        <w:rPr>
          <w:rFonts w:ascii="Times New Roman" w:eastAsia="ＭＳ 明朝" w:hAnsi="Times New Roman" w:hint="eastAsia"/>
        </w:rPr>
        <w:t>が</w:t>
      </w:r>
      <w:r w:rsidR="00E420E3" w:rsidRPr="00B25F19">
        <w:rPr>
          <w:rFonts w:ascii="Times New Roman" w:eastAsia="ＭＳ 明朝" w:hAnsi="Times New Roman"/>
        </w:rPr>
        <w:t>実行され</w:t>
      </w:r>
      <w:r w:rsidR="00E420E3" w:rsidRPr="00B25F19">
        <w:rPr>
          <w:rFonts w:ascii="Times New Roman" w:eastAsia="ＭＳ 明朝" w:hAnsi="Times New Roman" w:hint="eastAsia"/>
        </w:rPr>
        <w:t>、</w:t>
      </w:r>
      <w:r w:rsidR="00E420E3" w:rsidRPr="00B25F19">
        <w:rPr>
          <w:rFonts w:ascii="Times New Roman" w:eastAsia="ＭＳ 明朝" w:hAnsi="Times New Roman"/>
        </w:rPr>
        <w:t>決済されるまでの流れを示す。スマートコントラクトの利用者は契約の事前定義さえしていれば、その後の実際に契約が発生したとき実行、決済までが自動で行われる。取引プロセスを自動化できるため、決済期間の短縮や不正防止、仲介者を介さないことによるコスト削減にも寄与すると期待されており、各国で取り組みが行われてい</w:t>
      </w:r>
      <w:r w:rsidR="00E420E3" w:rsidRPr="00B25F19">
        <w:rPr>
          <w:rFonts w:ascii="Times New Roman" w:eastAsia="ＭＳ 明朝" w:hAnsi="Times New Roman" w:hint="eastAsia"/>
        </w:rPr>
        <w:t>る</w:t>
      </w:r>
      <w:r w:rsidR="00E420E3" w:rsidRPr="00B25F19">
        <w:rPr>
          <w:rFonts w:ascii="Times New Roman" w:eastAsia="ＭＳ 明朝" w:hAnsi="Times New Roman"/>
        </w:rPr>
        <w:t>。</w:t>
      </w:r>
    </w:p>
    <w:p w14:paraId="52021D5C" w14:textId="362D24D8" w:rsidR="00D47325" w:rsidRPr="00B25F19" w:rsidRDefault="00D47325" w:rsidP="00AF0A7A">
      <w:pPr>
        <w:rPr>
          <w:rFonts w:ascii="Times New Roman" w:eastAsia="ＭＳ 明朝" w:hAnsi="Times New Roman"/>
        </w:rPr>
      </w:pPr>
    </w:p>
    <w:p w14:paraId="7CEB44D0" w14:textId="68BBD14D" w:rsidR="00D47325" w:rsidRPr="00B25F19" w:rsidRDefault="00D47325" w:rsidP="00AF0A7A">
      <w:pPr>
        <w:rPr>
          <w:rFonts w:ascii="Times New Roman" w:eastAsia="ＭＳ 明朝" w:hAnsi="Times New Roman"/>
        </w:rPr>
      </w:pPr>
    </w:p>
    <w:p w14:paraId="08596CFD" w14:textId="69B6DC9B" w:rsidR="00D47325" w:rsidRPr="00B25F19" w:rsidRDefault="00D47325" w:rsidP="00AF0A7A">
      <w:pPr>
        <w:rPr>
          <w:rFonts w:ascii="Times New Roman" w:eastAsia="ＭＳ 明朝" w:hAnsi="Times New Roman"/>
        </w:rPr>
      </w:pPr>
    </w:p>
    <w:p w14:paraId="273A1714" w14:textId="7A941BE6" w:rsidR="00D47325" w:rsidRPr="00B25F19" w:rsidRDefault="00D47325" w:rsidP="00AF0A7A">
      <w:pPr>
        <w:rPr>
          <w:rFonts w:ascii="Times New Roman" w:eastAsia="ＭＳ 明朝" w:hAnsi="Times New Roman"/>
        </w:rPr>
      </w:pPr>
    </w:p>
    <w:p w14:paraId="40102001" w14:textId="45A8A167" w:rsidR="00E420E3" w:rsidRPr="00B25F19" w:rsidRDefault="00E420E3" w:rsidP="00AF0A7A">
      <w:pPr>
        <w:rPr>
          <w:rFonts w:ascii="Times New Roman" w:eastAsia="ＭＳ 明朝" w:hAnsi="Times New Roman"/>
        </w:rPr>
      </w:pPr>
    </w:p>
    <w:p w14:paraId="7144BA7E" w14:textId="23303F12" w:rsidR="00E420E3" w:rsidRPr="00B25F19" w:rsidRDefault="00E420E3" w:rsidP="00AF0A7A">
      <w:pPr>
        <w:rPr>
          <w:rFonts w:ascii="Times New Roman" w:eastAsia="ＭＳ 明朝" w:hAnsi="Times New Roman"/>
        </w:rPr>
      </w:pPr>
      <w:r w:rsidRPr="00B25F19">
        <w:rPr>
          <w:rFonts w:ascii="Times New Roman" w:eastAsia="ＭＳ 明朝" w:hAnsi="Times New Roman"/>
          <w:noProof/>
        </w:rPr>
        <w:drawing>
          <wp:inline distT="0" distB="0" distL="0" distR="0" wp14:anchorId="0CF064AB" wp14:editId="30A0634E">
            <wp:extent cx="5400040" cy="1934845"/>
            <wp:effectExtent l="0" t="0" r="0" b="8255"/>
            <wp:docPr id="7" name="図 7" descr="タイムライ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descr="タイムライン&#10;&#10;自動的に生成された説明"/>
                    <pic:cNvPicPr/>
                  </pic:nvPicPr>
                  <pic:blipFill>
                    <a:blip r:embed="rId16"/>
                    <a:stretch>
                      <a:fillRect/>
                    </a:stretch>
                  </pic:blipFill>
                  <pic:spPr>
                    <a:xfrm>
                      <a:off x="0" y="0"/>
                      <a:ext cx="5400040" cy="1934845"/>
                    </a:xfrm>
                    <a:prstGeom prst="rect">
                      <a:avLst/>
                    </a:prstGeom>
                  </pic:spPr>
                </pic:pic>
              </a:graphicData>
            </a:graphic>
          </wp:inline>
        </w:drawing>
      </w:r>
    </w:p>
    <w:p w14:paraId="3938C2DA" w14:textId="5C533BD8" w:rsidR="00E420E3" w:rsidRPr="00B25F19" w:rsidRDefault="00E420E3" w:rsidP="00E420E3">
      <w:pPr>
        <w:jc w:val="center"/>
        <w:rPr>
          <w:rFonts w:ascii="Times New Roman" w:eastAsia="ＭＳ 明朝" w:hAnsi="Times New Roman"/>
        </w:rPr>
      </w:pPr>
      <w:r w:rsidRPr="00B25F19">
        <w:rPr>
          <w:rFonts w:ascii="Times New Roman" w:eastAsia="ＭＳ 明朝" w:hAnsi="Times New Roman" w:hint="eastAsia"/>
        </w:rPr>
        <w:t>図</w:t>
      </w:r>
      <w:r w:rsidRPr="00B25F19">
        <w:rPr>
          <w:rFonts w:ascii="Times New Roman" w:eastAsia="ＭＳ 明朝" w:hAnsi="Times New Roman" w:hint="eastAsia"/>
        </w:rPr>
        <w:t>2.4</w:t>
      </w:r>
      <w:r w:rsidRPr="00B25F19">
        <w:rPr>
          <w:rFonts w:ascii="Times New Roman" w:eastAsia="ＭＳ 明朝" w:hAnsi="Times New Roman" w:hint="eastAsia"/>
        </w:rPr>
        <w:t xml:space="preserve">　スマートコントラクトの概要</w:t>
      </w:r>
    </w:p>
    <w:p w14:paraId="3C23ED69" w14:textId="093895B5" w:rsidR="00E420E3" w:rsidRPr="00B25F19" w:rsidRDefault="00871005">
      <w:pPr>
        <w:jc w:val="center"/>
        <w:rPr>
          <w:rFonts w:ascii="Times New Roman" w:eastAsia="ＭＳ 明朝" w:hAnsi="Times New Roman"/>
        </w:rPr>
        <w:pPrChange w:id="2" w:author="hideto.9948@gmail.com" w:date="2022-02-02T16:51:00Z">
          <w:pPr/>
        </w:pPrChange>
      </w:pPr>
      <w:ins w:id="3" w:author="hideto.9948@gmail.com" w:date="2022-02-02T16:51:00Z">
        <w:r>
          <w:rPr>
            <w:rFonts w:ascii="Times New Roman" w:eastAsia="ＭＳ 明朝" w:hAnsi="Times New Roman" w:hint="eastAsia"/>
          </w:rPr>
          <w:t>F</w:t>
        </w:r>
        <w:r>
          <w:rPr>
            <w:rFonts w:ascii="Times New Roman" w:eastAsia="ＭＳ 明朝" w:hAnsi="Times New Roman"/>
          </w:rPr>
          <w:t xml:space="preserve">ig. 2.4 </w:t>
        </w:r>
        <w:r w:rsidRPr="00871005">
          <w:rPr>
            <w:rFonts w:ascii="Times New Roman" w:eastAsia="ＭＳ 明朝" w:hAnsi="Times New Roman"/>
          </w:rPr>
          <w:t>Overview of smart contracts</w:t>
        </w:r>
      </w:ins>
    </w:p>
    <w:p w14:paraId="431D5403" w14:textId="572CDC2B" w:rsidR="00E420E3" w:rsidRPr="00B25F19" w:rsidRDefault="00E420E3" w:rsidP="00AF0A7A">
      <w:pPr>
        <w:rPr>
          <w:rFonts w:ascii="Times New Roman" w:eastAsia="ＭＳ 明朝" w:hAnsi="Times New Roman"/>
        </w:rPr>
      </w:pPr>
    </w:p>
    <w:p w14:paraId="6F0738BB" w14:textId="03185958" w:rsidR="00E420E3" w:rsidRPr="00B25F19" w:rsidRDefault="00E420E3" w:rsidP="00AF0A7A">
      <w:pPr>
        <w:rPr>
          <w:rFonts w:ascii="Times New Roman" w:eastAsia="ＭＳ 明朝" w:hAnsi="Times New Roman"/>
        </w:rPr>
      </w:pPr>
    </w:p>
    <w:p w14:paraId="58283EBD" w14:textId="1AFBB43A" w:rsidR="00E420E3" w:rsidRPr="00B25F19" w:rsidRDefault="00E420E3" w:rsidP="00AF0A7A">
      <w:pPr>
        <w:rPr>
          <w:rFonts w:ascii="Times New Roman" w:eastAsia="ＭＳ 明朝" w:hAnsi="Times New Roman"/>
        </w:rPr>
      </w:pPr>
    </w:p>
    <w:p w14:paraId="453DDE33" w14:textId="71822F27" w:rsidR="00E420E3" w:rsidRPr="00B25F19" w:rsidRDefault="00E420E3" w:rsidP="00AF0A7A">
      <w:pPr>
        <w:rPr>
          <w:rFonts w:ascii="Times New Roman" w:eastAsia="ＭＳ 明朝" w:hAnsi="Times New Roman"/>
        </w:rPr>
      </w:pPr>
    </w:p>
    <w:p w14:paraId="2A57E933" w14:textId="099A1116" w:rsidR="00E420E3" w:rsidRPr="00B25F19" w:rsidRDefault="00E420E3" w:rsidP="00AF0A7A">
      <w:pPr>
        <w:rPr>
          <w:rFonts w:ascii="Times New Roman" w:eastAsia="ＭＳ 明朝" w:hAnsi="Times New Roman"/>
        </w:rPr>
      </w:pPr>
    </w:p>
    <w:p w14:paraId="768E3E5F" w14:textId="49FBCA5B" w:rsidR="00E420E3" w:rsidRPr="00B25F19" w:rsidRDefault="00E420E3" w:rsidP="00AF0A7A">
      <w:pPr>
        <w:rPr>
          <w:rFonts w:ascii="Times New Roman" w:eastAsia="ＭＳ 明朝" w:hAnsi="Times New Roman"/>
        </w:rPr>
      </w:pPr>
    </w:p>
    <w:p w14:paraId="5B8EEB09" w14:textId="14DB9A47" w:rsidR="00E420E3" w:rsidRPr="00B25F19" w:rsidRDefault="00E420E3" w:rsidP="00AF0A7A">
      <w:pPr>
        <w:rPr>
          <w:rFonts w:ascii="Times New Roman" w:eastAsia="ＭＳ 明朝" w:hAnsi="Times New Roman"/>
        </w:rPr>
      </w:pPr>
    </w:p>
    <w:p w14:paraId="47BA5FBF" w14:textId="53F806F1" w:rsidR="00E420E3" w:rsidRPr="00B25F19" w:rsidRDefault="00E420E3" w:rsidP="00AF0A7A">
      <w:pPr>
        <w:rPr>
          <w:rFonts w:ascii="Times New Roman" w:eastAsia="ＭＳ 明朝" w:hAnsi="Times New Roman"/>
        </w:rPr>
      </w:pPr>
    </w:p>
    <w:p w14:paraId="0DB7DA56" w14:textId="69AD4DDD" w:rsidR="00B70174" w:rsidRPr="00B25F19" w:rsidRDefault="00B70174" w:rsidP="00B70174">
      <w:pPr>
        <w:tabs>
          <w:tab w:val="right" w:leader="dot" w:pos="8400"/>
        </w:tabs>
        <w:rPr>
          <w:rFonts w:ascii="Times New Roman" w:eastAsia="ＭＳ 明朝" w:hAnsi="Times New Roman"/>
          <w:b/>
          <w:bCs/>
          <w:sz w:val="27"/>
          <w:szCs w:val="28"/>
        </w:rPr>
      </w:pPr>
      <w:r w:rsidRPr="00B25F19">
        <w:rPr>
          <w:rFonts w:ascii="Times New Roman" w:eastAsia="ＭＳ 明朝" w:hAnsi="Times New Roman" w:hint="eastAsia"/>
          <w:b/>
          <w:bCs/>
          <w:sz w:val="27"/>
          <w:szCs w:val="28"/>
        </w:rPr>
        <w:lastRenderedPageBreak/>
        <w:t>2.5</w:t>
      </w:r>
      <w:r w:rsidRPr="00B25F19">
        <w:rPr>
          <w:rFonts w:ascii="Times New Roman" w:eastAsia="ＭＳ 明朝" w:hAnsi="Times New Roman" w:hint="eastAsia"/>
          <w:b/>
          <w:bCs/>
          <w:sz w:val="27"/>
          <w:szCs w:val="28"/>
        </w:rPr>
        <w:t xml:space="preserve">　ブロックチェーンプラットフォーム比較</w:t>
      </w:r>
    </w:p>
    <w:p w14:paraId="6D2F1C3F" w14:textId="435B8EC7" w:rsidR="00E420E3" w:rsidRPr="00B25F19" w:rsidRDefault="00E420E3" w:rsidP="00AF0A7A">
      <w:pPr>
        <w:rPr>
          <w:rFonts w:ascii="Times New Roman" w:eastAsia="ＭＳ 明朝" w:hAnsi="Times New Roman"/>
        </w:rPr>
      </w:pPr>
    </w:p>
    <w:p w14:paraId="2A8145BB" w14:textId="7736491B" w:rsidR="00E420E3" w:rsidRPr="00B25F19" w:rsidRDefault="004D11B2" w:rsidP="00AF0A7A">
      <w:pPr>
        <w:rPr>
          <w:rFonts w:ascii="Times New Roman" w:eastAsia="ＭＳ 明朝" w:hAnsi="Times New Roman"/>
        </w:rPr>
      </w:pPr>
      <w:r w:rsidRPr="00B25F19">
        <w:rPr>
          <w:rFonts w:ascii="Times New Roman" w:eastAsia="ＭＳ 明朝" w:hAnsi="Times New Roman" w:hint="eastAsia"/>
        </w:rPr>
        <w:t xml:space="preserve">　</w:t>
      </w:r>
      <w:r w:rsidR="00063DA4" w:rsidRPr="00B25F19">
        <w:rPr>
          <w:rFonts w:ascii="Times New Roman" w:eastAsia="ＭＳ 明朝" w:hAnsi="Times New Roman" w:hint="eastAsia"/>
        </w:rPr>
        <w:t>表</w:t>
      </w:r>
      <w:r w:rsidR="00063DA4" w:rsidRPr="00B25F19">
        <w:rPr>
          <w:rFonts w:ascii="Times New Roman" w:eastAsia="ＭＳ 明朝" w:hAnsi="Times New Roman" w:hint="eastAsia"/>
        </w:rPr>
        <w:t>2.2</w:t>
      </w:r>
      <w:r w:rsidR="00063DA4" w:rsidRPr="00B25F19">
        <w:rPr>
          <w:rFonts w:ascii="Times New Roman" w:eastAsia="ＭＳ 明朝" w:hAnsi="Times New Roman" w:hint="eastAsia"/>
        </w:rPr>
        <w:t>に主要なブロックチェーンプラットフォームの比較を示す。</w:t>
      </w:r>
    </w:p>
    <w:p w14:paraId="789F94E7" w14:textId="194DBE91" w:rsidR="006520EE" w:rsidRPr="00B25F19" w:rsidRDefault="006520EE" w:rsidP="00AF0A7A">
      <w:pPr>
        <w:rPr>
          <w:rFonts w:ascii="Times New Roman" w:eastAsia="ＭＳ 明朝" w:hAnsi="Times New Roman"/>
        </w:rPr>
      </w:pPr>
      <w:r w:rsidRPr="00B25F19">
        <w:rPr>
          <w:rFonts w:ascii="Times New Roman" w:eastAsia="ＭＳ 明朝" w:hAnsi="Times New Roman" w:hint="eastAsia"/>
        </w:rPr>
        <w:t xml:space="preserve">　</w:t>
      </w:r>
      <w:r w:rsidRPr="00B25F19">
        <w:rPr>
          <w:rFonts w:ascii="Times New Roman" w:eastAsia="ＭＳ 明朝" w:hAnsi="Times New Roman" w:cs="Times New Roman"/>
        </w:rPr>
        <w:t>Bitcoin</w:t>
      </w:r>
      <w:r w:rsidRPr="00B25F19">
        <w:rPr>
          <w:rFonts w:ascii="Times New Roman" w:eastAsia="ＭＳ 明朝" w:hAnsi="Times New Roman" w:hint="eastAsia"/>
        </w:rPr>
        <w:t>は</w:t>
      </w:r>
      <w:r w:rsidRPr="00B25F19">
        <w:rPr>
          <w:rFonts w:ascii="Times New Roman" w:eastAsia="ＭＳ 明朝" w:hAnsi="Times New Roman" w:cs="Times New Roman"/>
        </w:rPr>
        <w:t>Satoshi</w:t>
      </w:r>
      <w:r w:rsidRPr="00B25F19">
        <w:rPr>
          <w:rFonts w:ascii="Times New Roman" w:eastAsia="ＭＳ 明朝" w:hAnsi="Times New Roman"/>
        </w:rPr>
        <w:t xml:space="preserve"> </w:t>
      </w:r>
      <w:r w:rsidRPr="00B25F19">
        <w:rPr>
          <w:rFonts w:ascii="Times New Roman" w:eastAsia="ＭＳ 明朝" w:hAnsi="Times New Roman" w:cs="Times New Roman"/>
        </w:rPr>
        <w:t>Nakamoto</w:t>
      </w:r>
      <w:r w:rsidRPr="00B25F19">
        <w:rPr>
          <w:rFonts w:ascii="Times New Roman" w:eastAsia="ＭＳ 明朝" w:hAnsi="Times New Roman" w:hint="eastAsia"/>
        </w:rPr>
        <w:t>により投稿された論文に基づき、</w:t>
      </w:r>
      <w:r w:rsidRPr="00B25F19">
        <w:rPr>
          <w:rFonts w:ascii="Times New Roman" w:eastAsia="ＭＳ 明朝" w:hAnsi="Times New Roman" w:hint="eastAsia"/>
        </w:rPr>
        <w:t>2009</w:t>
      </w:r>
      <w:r w:rsidRPr="00B25F19">
        <w:rPr>
          <w:rFonts w:ascii="Times New Roman" w:eastAsia="ＭＳ 明朝" w:hAnsi="Times New Roman" w:hint="eastAsia"/>
        </w:rPr>
        <w:t>年より運用された。現在時価総額一位を占めている仮想通貨である。</w:t>
      </w:r>
      <w:r w:rsidRPr="00B25F19">
        <w:rPr>
          <w:rFonts w:ascii="Times New Roman" w:eastAsia="ＭＳ 明朝" w:hAnsi="Times New Roman" w:cs="Times New Roman"/>
        </w:rPr>
        <w:t>Bitcoin</w:t>
      </w:r>
      <w:r w:rsidRPr="00B25F19">
        <w:rPr>
          <w:rFonts w:ascii="Times New Roman" w:eastAsia="ＭＳ 明朝" w:hAnsi="Times New Roman" w:hint="eastAsia"/>
        </w:rPr>
        <w:t>は主に送金用として利用されているため、スマートコントラクトの実装がされていない。比較的低コストで決済することが可能で、約</w:t>
      </w:r>
      <w:r w:rsidRPr="00B25F19">
        <w:rPr>
          <w:rFonts w:ascii="Times New Roman" w:eastAsia="ＭＳ 明朝" w:hAnsi="Times New Roman" w:hint="eastAsia"/>
        </w:rPr>
        <w:t>10</w:t>
      </w:r>
      <w:r w:rsidRPr="00B25F19">
        <w:rPr>
          <w:rFonts w:ascii="Times New Roman" w:eastAsia="ＭＳ 明朝" w:hAnsi="Times New Roman" w:hint="eastAsia"/>
        </w:rPr>
        <w:t>分程度で行われる。</w:t>
      </w:r>
    </w:p>
    <w:p w14:paraId="569490EC" w14:textId="670F149D" w:rsidR="006520EE" w:rsidRPr="00B25F19" w:rsidRDefault="006520EE" w:rsidP="00AF0A7A">
      <w:pPr>
        <w:rPr>
          <w:rFonts w:ascii="Times New Roman" w:eastAsia="ＭＳ 明朝" w:hAnsi="Times New Roman"/>
        </w:rPr>
      </w:pPr>
      <w:r w:rsidRPr="00B25F19">
        <w:rPr>
          <w:rFonts w:ascii="Times New Roman" w:eastAsia="ＭＳ 明朝" w:hAnsi="Times New Roman" w:hint="eastAsia"/>
        </w:rPr>
        <w:t xml:space="preserve">　</w:t>
      </w:r>
      <w:r w:rsidRPr="00B25F19">
        <w:rPr>
          <w:rFonts w:ascii="Times New Roman" w:eastAsia="ＭＳ 明朝" w:hAnsi="Times New Roman" w:cs="Times New Roman"/>
        </w:rPr>
        <w:t>Corda</w:t>
      </w:r>
      <w:r w:rsidRPr="00B25F19">
        <w:rPr>
          <w:rFonts w:ascii="Times New Roman" w:eastAsia="ＭＳ 明朝" w:hAnsi="Times New Roman" w:hint="eastAsia"/>
        </w:rPr>
        <w:t>は</w:t>
      </w:r>
      <w:r w:rsidRPr="00B25F19">
        <w:rPr>
          <w:rFonts w:ascii="Times New Roman" w:eastAsia="ＭＳ 明朝" w:hAnsi="Times New Roman" w:hint="eastAsia"/>
        </w:rPr>
        <w:t>R3</w:t>
      </w:r>
      <w:r w:rsidRPr="00B25F19">
        <w:rPr>
          <w:rFonts w:ascii="Times New Roman" w:eastAsia="ＭＳ 明朝" w:hAnsi="Times New Roman" w:hint="eastAsia"/>
        </w:rPr>
        <w:t>社が主体となって開発されているブロックチェーンプラットフォームの一つである。主に金融分野での活用が進められている。</w:t>
      </w:r>
    </w:p>
    <w:p w14:paraId="51B66E52" w14:textId="5B728A2D" w:rsidR="00E420E3" w:rsidRPr="00B25F19" w:rsidRDefault="0046486D" w:rsidP="00AF0A7A">
      <w:pPr>
        <w:rPr>
          <w:rFonts w:ascii="Times New Roman" w:eastAsia="ＭＳ 明朝" w:hAnsi="Times New Roman"/>
        </w:rPr>
      </w:pPr>
      <w:r w:rsidRPr="00B25F19">
        <w:rPr>
          <w:rFonts w:ascii="Times New Roman" w:eastAsia="ＭＳ 明朝" w:hAnsi="Times New Roman" w:hint="eastAsia"/>
        </w:rPr>
        <w:t xml:space="preserve">　</w:t>
      </w:r>
      <w:r w:rsidRPr="00B25F19">
        <w:rPr>
          <w:rFonts w:ascii="Times New Roman" w:eastAsia="ＭＳ 明朝" w:hAnsi="Times New Roman" w:cs="Times New Roman"/>
        </w:rPr>
        <w:t>Hyperledger</w:t>
      </w:r>
      <w:r w:rsidRPr="00B25F19">
        <w:rPr>
          <w:rFonts w:ascii="Times New Roman" w:eastAsia="ＭＳ 明朝" w:hAnsi="Times New Roman"/>
        </w:rPr>
        <w:t xml:space="preserve"> </w:t>
      </w:r>
      <w:r w:rsidRPr="00B25F19">
        <w:rPr>
          <w:rFonts w:ascii="Times New Roman" w:eastAsia="ＭＳ 明朝" w:hAnsi="Times New Roman" w:cs="Times New Roman"/>
        </w:rPr>
        <w:t>Fabric</w:t>
      </w:r>
      <w:r w:rsidRPr="00B25F19">
        <w:rPr>
          <w:rFonts w:ascii="Times New Roman" w:eastAsia="ＭＳ 明朝" w:hAnsi="Times New Roman" w:hint="eastAsia"/>
        </w:rPr>
        <w:t>は</w:t>
      </w:r>
      <w:r w:rsidRPr="00B25F19">
        <w:rPr>
          <w:rFonts w:ascii="Times New Roman" w:eastAsia="ＭＳ 明朝" w:hAnsi="Times New Roman" w:hint="eastAsia"/>
        </w:rPr>
        <w:t>IBM</w:t>
      </w:r>
      <w:r w:rsidRPr="00B25F19">
        <w:rPr>
          <w:rFonts w:ascii="Times New Roman" w:eastAsia="ＭＳ 明朝" w:hAnsi="Times New Roman" w:hint="eastAsia"/>
        </w:rPr>
        <w:t>が主体となって開発されているビジネス向けの</w:t>
      </w:r>
      <w:r w:rsidR="005035C6" w:rsidRPr="00B25F19">
        <w:rPr>
          <w:rFonts w:ascii="Times New Roman" w:eastAsia="ＭＳ 明朝" w:hAnsi="Times New Roman" w:hint="eastAsia"/>
        </w:rPr>
        <w:t>許可制</w:t>
      </w:r>
      <w:r w:rsidRPr="00B25F19">
        <w:rPr>
          <w:rFonts w:ascii="Times New Roman" w:eastAsia="ＭＳ 明朝" w:hAnsi="Times New Roman" w:hint="eastAsia"/>
        </w:rPr>
        <w:t>ブロックチェーンプラットフォームである。財務や医療、製造などの幅広い分野で活用されている。</w:t>
      </w:r>
    </w:p>
    <w:p w14:paraId="18DF5C2C" w14:textId="09578CAD" w:rsidR="00E420E3" w:rsidRPr="00B25F19" w:rsidRDefault="005035C6" w:rsidP="005035C6">
      <w:pPr>
        <w:ind w:right="210"/>
        <w:jc w:val="left"/>
        <w:rPr>
          <w:rFonts w:ascii="Times New Roman" w:eastAsia="ＭＳ 明朝" w:hAnsi="Times New Roman"/>
        </w:rPr>
      </w:pPr>
      <w:r w:rsidRPr="00B25F19">
        <w:rPr>
          <w:rFonts w:ascii="Times New Roman" w:eastAsia="ＭＳ 明朝" w:hAnsi="Times New Roman" w:hint="eastAsia"/>
        </w:rPr>
        <w:t xml:space="preserve">　本研究では、汎用型の用途で用いられ、プライベート型のブロックチェーンを実装されている</w:t>
      </w:r>
      <w:r w:rsidRPr="00B25F19">
        <w:rPr>
          <w:rFonts w:ascii="Times New Roman" w:eastAsia="ＭＳ 明朝" w:hAnsi="Times New Roman" w:cs="Times New Roman"/>
        </w:rPr>
        <w:t>Ethereum</w:t>
      </w:r>
      <w:r w:rsidRPr="00B25F19">
        <w:rPr>
          <w:rFonts w:ascii="Times New Roman" w:eastAsia="ＭＳ 明朝" w:hAnsi="Times New Roman" w:hint="eastAsia"/>
        </w:rPr>
        <w:t>を用いた。</w:t>
      </w:r>
    </w:p>
    <w:p w14:paraId="66DBFD90" w14:textId="209B70DB" w:rsidR="006520EE" w:rsidRPr="00B25F19" w:rsidRDefault="006520EE" w:rsidP="00AF0A7A">
      <w:pPr>
        <w:rPr>
          <w:rFonts w:ascii="Times New Roman" w:eastAsia="ＭＳ 明朝" w:hAnsi="Times New Roman"/>
        </w:rPr>
      </w:pPr>
    </w:p>
    <w:p w14:paraId="0645387C" w14:textId="2894A5FE" w:rsidR="006520EE" w:rsidRPr="00B25F19" w:rsidRDefault="006520EE" w:rsidP="00AF0A7A">
      <w:pPr>
        <w:rPr>
          <w:rFonts w:ascii="Times New Roman" w:eastAsia="ＭＳ 明朝" w:hAnsi="Times New Roman"/>
        </w:rPr>
      </w:pPr>
    </w:p>
    <w:p w14:paraId="69B0DCE9" w14:textId="4117B61A" w:rsidR="006520EE" w:rsidRPr="00B25F19" w:rsidRDefault="006520EE" w:rsidP="00AF0A7A">
      <w:pPr>
        <w:rPr>
          <w:rFonts w:ascii="Times New Roman" w:eastAsia="ＭＳ 明朝" w:hAnsi="Times New Roman"/>
        </w:rPr>
      </w:pPr>
    </w:p>
    <w:p w14:paraId="45B1ED05" w14:textId="55DEB008" w:rsidR="006520EE" w:rsidRPr="00B25F19" w:rsidRDefault="006520EE" w:rsidP="00AF0A7A">
      <w:pPr>
        <w:rPr>
          <w:rFonts w:ascii="Times New Roman" w:eastAsia="ＭＳ 明朝" w:hAnsi="Times New Roman"/>
        </w:rPr>
      </w:pPr>
    </w:p>
    <w:p w14:paraId="5B140D3A" w14:textId="2B4C609C" w:rsidR="006520EE" w:rsidRPr="00B25F19" w:rsidRDefault="006520EE" w:rsidP="00AF0A7A">
      <w:pPr>
        <w:rPr>
          <w:rFonts w:ascii="Times New Roman" w:eastAsia="ＭＳ 明朝" w:hAnsi="Times New Roman"/>
        </w:rPr>
      </w:pPr>
    </w:p>
    <w:p w14:paraId="2C2301C9" w14:textId="635606A2" w:rsidR="006520EE" w:rsidRDefault="005035C6" w:rsidP="005035C6">
      <w:pPr>
        <w:jc w:val="center"/>
        <w:rPr>
          <w:ins w:id="4" w:author="hideto.9948@gmail.com" w:date="2022-02-02T16:51:00Z"/>
          <w:rFonts w:ascii="Times New Roman" w:eastAsia="ＭＳ 明朝" w:hAnsi="Times New Roman"/>
        </w:rPr>
      </w:pPr>
      <w:r w:rsidRPr="00B25F19">
        <w:rPr>
          <w:rFonts w:ascii="Times New Roman" w:eastAsia="ＭＳ 明朝" w:hAnsi="Times New Roman" w:hint="eastAsia"/>
        </w:rPr>
        <w:t>表</w:t>
      </w:r>
      <w:r w:rsidRPr="00B25F19">
        <w:rPr>
          <w:rFonts w:ascii="Times New Roman" w:eastAsia="ＭＳ 明朝" w:hAnsi="Times New Roman" w:hint="eastAsia"/>
        </w:rPr>
        <w:t>2.2</w:t>
      </w:r>
      <w:r w:rsidRPr="00B25F19">
        <w:rPr>
          <w:rFonts w:ascii="Times New Roman" w:eastAsia="ＭＳ 明朝" w:hAnsi="Times New Roman" w:hint="eastAsia"/>
        </w:rPr>
        <w:t xml:space="preserve">　ブロックチェーンプラットフォーム比較</w:t>
      </w:r>
    </w:p>
    <w:p w14:paraId="764950A3" w14:textId="6C952BCF" w:rsidR="00871005" w:rsidRPr="00B25F19" w:rsidRDefault="00871005" w:rsidP="005035C6">
      <w:pPr>
        <w:jc w:val="center"/>
        <w:rPr>
          <w:rFonts w:ascii="Times New Roman" w:eastAsia="ＭＳ 明朝" w:hAnsi="Times New Roman"/>
        </w:rPr>
      </w:pPr>
      <w:ins w:id="5" w:author="hideto.9948@gmail.com" w:date="2022-02-02T16:51:00Z">
        <w:r>
          <w:rPr>
            <w:rFonts w:ascii="Times New Roman" w:eastAsia="ＭＳ 明朝" w:hAnsi="Times New Roman" w:hint="eastAsia"/>
          </w:rPr>
          <w:t>T</w:t>
        </w:r>
        <w:r>
          <w:rPr>
            <w:rFonts w:ascii="Times New Roman" w:eastAsia="ＭＳ 明朝" w:hAnsi="Times New Roman"/>
          </w:rPr>
          <w:t xml:space="preserve">able 2.2 </w:t>
        </w:r>
      </w:ins>
      <w:ins w:id="6" w:author="hideto.9948@gmail.com" w:date="2022-02-02T16:52:00Z">
        <w:r w:rsidRPr="00871005">
          <w:rPr>
            <w:rFonts w:ascii="Times New Roman" w:eastAsia="ＭＳ 明朝" w:hAnsi="Times New Roman"/>
          </w:rPr>
          <w:t>Comparison of blockchain platforms</w:t>
        </w:r>
      </w:ins>
    </w:p>
    <w:p w14:paraId="17EF94D0" w14:textId="78D1FAA5" w:rsidR="006520EE" w:rsidRPr="00B25F19" w:rsidRDefault="006520EE" w:rsidP="00AF0A7A">
      <w:pPr>
        <w:rPr>
          <w:rFonts w:ascii="Times New Roman" w:eastAsia="ＭＳ 明朝" w:hAnsi="Times New Roman"/>
        </w:rPr>
      </w:pPr>
      <w:r w:rsidRPr="00B25F19">
        <w:rPr>
          <w:rFonts w:ascii="Times New Roman" w:eastAsia="ＭＳ 明朝" w:hAnsi="Times New Roman"/>
          <w:noProof/>
        </w:rPr>
        <w:drawing>
          <wp:inline distT="0" distB="0" distL="0" distR="0" wp14:anchorId="2A89900B" wp14:editId="140E6335">
            <wp:extent cx="5391902" cy="2391109"/>
            <wp:effectExtent l="0" t="0" r="0" b="9525"/>
            <wp:docPr id="8" name="図 8" descr="テーブル&#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descr="テーブル&#10;&#10;中程度の精度で自動的に生成された説明"/>
                    <pic:cNvPicPr/>
                  </pic:nvPicPr>
                  <pic:blipFill>
                    <a:blip r:embed="rId17"/>
                    <a:stretch>
                      <a:fillRect/>
                    </a:stretch>
                  </pic:blipFill>
                  <pic:spPr>
                    <a:xfrm>
                      <a:off x="0" y="0"/>
                      <a:ext cx="5391902" cy="2391109"/>
                    </a:xfrm>
                    <a:prstGeom prst="rect">
                      <a:avLst/>
                    </a:prstGeom>
                  </pic:spPr>
                </pic:pic>
              </a:graphicData>
            </a:graphic>
          </wp:inline>
        </w:drawing>
      </w:r>
    </w:p>
    <w:p w14:paraId="041A2546" w14:textId="7A149F5B" w:rsidR="004D32EE" w:rsidRPr="00B25F19" w:rsidRDefault="004D32EE" w:rsidP="00AF0A7A">
      <w:pPr>
        <w:rPr>
          <w:rFonts w:ascii="Times New Roman" w:eastAsia="ＭＳ 明朝" w:hAnsi="Times New Roman"/>
        </w:rPr>
      </w:pPr>
    </w:p>
    <w:p w14:paraId="0432575B" w14:textId="1A4DE3C0" w:rsidR="004D32EE" w:rsidRPr="00B25F19" w:rsidRDefault="004D32EE" w:rsidP="00AF0A7A">
      <w:pPr>
        <w:rPr>
          <w:rFonts w:ascii="Times New Roman" w:eastAsia="ＭＳ 明朝" w:hAnsi="Times New Roman"/>
        </w:rPr>
      </w:pPr>
    </w:p>
    <w:p w14:paraId="3926FE3D" w14:textId="11E8FD6E" w:rsidR="004D32EE" w:rsidRPr="00B25F19" w:rsidRDefault="004D32EE" w:rsidP="00AF0A7A">
      <w:pPr>
        <w:rPr>
          <w:rFonts w:ascii="Times New Roman" w:eastAsia="ＭＳ 明朝" w:hAnsi="Times New Roman"/>
        </w:rPr>
      </w:pPr>
    </w:p>
    <w:p w14:paraId="324F2660" w14:textId="217FFA4F" w:rsidR="005035C6" w:rsidRPr="00B25F19" w:rsidRDefault="005035C6" w:rsidP="00AF0A7A">
      <w:pPr>
        <w:rPr>
          <w:rFonts w:ascii="Times New Roman" w:eastAsia="ＭＳ 明朝" w:hAnsi="Times New Roman"/>
        </w:rPr>
      </w:pPr>
    </w:p>
    <w:p w14:paraId="45B25C7A" w14:textId="66927B80" w:rsidR="005035C6" w:rsidRPr="00B25F19" w:rsidDel="00871005" w:rsidRDefault="005035C6" w:rsidP="00AF0A7A">
      <w:pPr>
        <w:rPr>
          <w:del w:id="7" w:author="hideto.9948@gmail.com" w:date="2022-02-02T16:52:00Z"/>
          <w:rFonts w:ascii="Times New Roman" w:eastAsia="ＭＳ 明朝" w:hAnsi="Times New Roman"/>
        </w:rPr>
      </w:pPr>
    </w:p>
    <w:p w14:paraId="1C98CCC5" w14:textId="2CF4714B" w:rsidR="005035C6" w:rsidRPr="00B25F19" w:rsidRDefault="005035C6" w:rsidP="00AF0A7A">
      <w:pPr>
        <w:rPr>
          <w:rFonts w:ascii="Times New Roman" w:eastAsia="ＭＳ 明朝" w:hAnsi="Times New Roman"/>
        </w:rPr>
      </w:pPr>
    </w:p>
    <w:p w14:paraId="5F2E06F4" w14:textId="03CD9689" w:rsidR="005035C6" w:rsidRPr="00B25F19" w:rsidRDefault="005035C6" w:rsidP="005035C6">
      <w:pPr>
        <w:tabs>
          <w:tab w:val="right" w:leader="dot" w:pos="8400"/>
        </w:tabs>
        <w:rPr>
          <w:rFonts w:ascii="Times New Roman" w:eastAsia="ＭＳ 明朝" w:hAnsi="Times New Roman"/>
          <w:b/>
          <w:bCs/>
          <w:sz w:val="27"/>
          <w:szCs w:val="28"/>
        </w:rPr>
      </w:pPr>
      <w:r w:rsidRPr="00B25F19">
        <w:rPr>
          <w:rFonts w:ascii="Times New Roman" w:eastAsia="ＭＳ 明朝" w:hAnsi="Times New Roman" w:hint="eastAsia"/>
          <w:b/>
          <w:bCs/>
          <w:sz w:val="27"/>
          <w:szCs w:val="28"/>
        </w:rPr>
        <w:lastRenderedPageBreak/>
        <w:t>2.6</w:t>
      </w:r>
      <w:r w:rsidRPr="00B25F19">
        <w:rPr>
          <w:rFonts w:ascii="Times New Roman" w:eastAsia="ＭＳ 明朝" w:hAnsi="Times New Roman" w:hint="eastAsia"/>
          <w:b/>
          <w:bCs/>
          <w:sz w:val="27"/>
          <w:szCs w:val="28"/>
        </w:rPr>
        <w:t xml:space="preserve">　</w:t>
      </w:r>
      <w:r w:rsidRPr="00B25F19">
        <w:rPr>
          <w:rFonts w:ascii="Times New Roman" w:eastAsia="ＭＳ 明朝" w:hAnsi="Times New Roman" w:cs="Times New Roman"/>
          <w:b/>
          <w:bCs/>
          <w:sz w:val="27"/>
          <w:szCs w:val="28"/>
        </w:rPr>
        <w:t>Ethereum</w:t>
      </w:r>
      <w:r w:rsidRPr="00B25F19">
        <w:rPr>
          <w:rFonts w:ascii="Times New Roman" w:eastAsia="ＭＳ 明朝" w:hAnsi="Times New Roman" w:hint="eastAsia"/>
          <w:b/>
          <w:bCs/>
          <w:sz w:val="27"/>
          <w:szCs w:val="28"/>
        </w:rPr>
        <w:t>ブロックチェーン</w:t>
      </w:r>
    </w:p>
    <w:p w14:paraId="38AB07EA" w14:textId="145B624B" w:rsidR="005035C6" w:rsidRPr="00B25F19" w:rsidRDefault="005035C6" w:rsidP="00AF0A7A">
      <w:pPr>
        <w:rPr>
          <w:rFonts w:ascii="Times New Roman" w:eastAsia="ＭＳ 明朝" w:hAnsi="Times New Roman"/>
        </w:rPr>
      </w:pPr>
    </w:p>
    <w:p w14:paraId="10D69943" w14:textId="4D194CB3" w:rsidR="005035C6" w:rsidRPr="00B25F19" w:rsidRDefault="005035C6" w:rsidP="00AF0A7A">
      <w:pPr>
        <w:rPr>
          <w:rFonts w:ascii="Times New Roman" w:eastAsia="ＭＳ 明朝" w:hAnsi="Times New Roman"/>
        </w:rPr>
      </w:pPr>
      <w:r w:rsidRPr="00B25F19">
        <w:rPr>
          <w:rFonts w:ascii="Times New Roman" w:eastAsia="ＭＳ 明朝" w:hAnsi="Times New Roman" w:hint="eastAsia"/>
        </w:rPr>
        <w:t xml:space="preserve">　</w:t>
      </w:r>
      <w:r w:rsidR="0076321A" w:rsidRPr="00B25F19">
        <w:rPr>
          <w:rFonts w:ascii="Times New Roman" w:eastAsia="ＭＳ 明朝" w:hAnsi="Times New Roman" w:hint="eastAsia"/>
        </w:rPr>
        <w:t>本研究では</w:t>
      </w:r>
      <w:r w:rsidR="0076321A" w:rsidRPr="00B25F19">
        <w:rPr>
          <w:rFonts w:ascii="Times New Roman" w:eastAsia="ＭＳ 明朝" w:hAnsi="Times New Roman" w:cs="Times New Roman"/>
        </w:rPr>
        <w:t>Ethereum</w:t>
      </w:r>
      <w:r w:rsidR="0076321A" w:rsidRPr="00B25F19">
        <w:rPr>
          <w:rFonts w:ascii="Times New Roman" w:eastAsia="ＭＳ 明朝" w:hAnsi="Times New Roman" w:hint="eastAsia"/>
        </w:rPr>
        <w:t>を用いた。</w:t>
      </w:r>
      <w:r w:rsidR="0076321A" w:rsidRPr="00B25F19">
        <w:rPr>
          <w:rFonts w:ascii="Times New Roman" w:eastAsia="ＭＳ 明朝" w:hAnsi="Times New Roman" w:cs="Times New Roman"/>
        </w:rPr>
        <w:t>Ethereum</w:t>
      </w:r>
      <w:r w:rsidR="0076321A" w:rsidRPr="00B25F19">
        <w:rPr>
          <w:rFonts w:ascii="Times New Roman" w:eastAsia="ＭＳ 明朝" w:hAnsi="Times New Roman" w:hint="eastAsia"/>
        </w:rPr>
        <w:t>ブロックチェーンについて解説する。</w:t>
      </w:r>
    </w:p>
    <w:p w14:paraId="5EA05441" w14:textId="3CAD4A2C" w:rsidR="0076321A" w:rsidRPr="00B25F19" w:rsidRDefault="0076321A" w:rsidP="00AF0A7A">
      <w:pPr>
        <w:rPr>
          <w:rFonts w:ascii="Times New Roman" w:eastAsia="ＭＳ 明朝" w:hAnsi="Times New Roman"/>
        </w:rPr>
      </w:pPr>
      <w:r w:rsidRPr="00B25F19">
        <w:rPr>
          <w:rFonts w:ascii="Times New Roman" w:eastAsia="ＭＳ 明朝" w:hAnsi="Times New Roman" w:hint="eastAsia"/>
        </w:rPr>
        <w:t xml:space="preserve">　</w:t>
      </w:r>
      <w:r w:rsidR="007F5186" w:rsidRPr="00B25F19">
        <w:rPr>
          <w:rFonts w:ascii="Times New Roman" w:eastAsia="ＭＳ 明朝" w:hAnsi="Times New Roman" w:cs="Times New Roman"/>
        </w:rPr>
        <w:t>Ethereum</w:t>
      </w:r>
      <w:r w:rsidR="007F5186" w:rsidRPr="00B25F19">
        <w:rPr>
          <w:rFonts w:ascii="Times New Roman" w:eastAsia="ＭＳ 明朝" w:hAnsi="Times New Roman"/>
        </w:rPr>
        <w:t>とは</w:t>
      </w:r>
      <w:r w:rsidR="007F5186" w:rsidRPr="00B25F19">
        <w:rPr>
          <w:rFonts w:ascii="Times New Roman" w:eastAsia="ＭＳ 明朝" w:hAnsi="Times New Roman"/>
        </w:rPr>
        <w:t>2013</w:t>
      </w:r>
      <w:r w:rsidR="007F5186" w:rsidRPr="00B25F19">
        <w:rPr>
          <w:rFonts w:ascii="Times New Roman" w:eastAsia="ＭＳ 明朝" w:hAnsi="Times New Roman"/>
        </w:rPr>
        <w:t>年に</w:t>
      </w:r>
      <w:proofErr w:type="spellStart"/>
      <w:r w:rsidR="007F5186" w:rsidRPr="00B25F19">
        <w:rPr>
          <w:rFonts w:ascii="Times New Roman" w:eastAsia="ＭＳ 明朝" w:hAnsi="Times New Roman" w:cs="Times New Roman"/>
        </w:rPr>
        <w:t>Vitalik</w:t>
      </w:r>
      <w:proofErr w:type="spellEnd"/>
      <w:r w:rsidR="007F5186" w:rsidRPr="00B25F19">
        <w:rPr>
          <w:rFonts w:ascii="Times New Roman" w:eastAsia="ＭＳ 明朝" w:hAnsi="Times New Roman"/>
        </w:rPr>
        <w:t xml:space="preserve"> </w:t>
      </w:r>
      <w:proofErr w:type="spellStart"/>
      <w:r w:rsidR="007F5186" w:rsidRPr="00B25F19">
        <w:rPr>
          <w:rFonts w:ascii="Times New Roman" w:eastAsia="ＭＳ 明朝" w:hAnsi="Times New Roman" w:cs="Times New Roman"/>
        </w:rPr>
        <w:t>Buterin</w:t>
      </w:r>
      <w:proofErr w:type="spellEnd"/>
      <w:r w:rsidR="007F5186" w:rsidRPr="00B25F19">
        <w:rPr>
          <w:rFonts w:ascii="Times New Roman" w:eastAsia="ＭＳ 明朝" w:hAnsi="Times New Roman"/>
        </w:rPr>
        <w:t>によって示され，開発されたプラットフォームである。このプラットフォーム内で使用される仮想通貨を</w:t>
      </w:r>
      <w:r w:rsidR="007F5186" w:rsidRPr="00B25F19">
        <w:rPr>
          <w:rFonts w:ascii="Times New Roman" w:eastAsia="ＭＳ 明朝" w:hAnsi="Times New Roman" w:cs="Times New Roman"/>
        </w:rPr>
        <w:t>ether</w:t>
      </w:r>
      <w:r w:rsidR="007F5186" w:rsidRPr="00B25F19">
        <w:rPr>
          <w:rFonts w:ascii="Times New Roman" w:eastAsia="ＭＳ 明朝" w:hAnsi="Times New Roman"/>
        </w:rPr>
        <w:t>（単位：</w:t>
      </w:r>
      <w:r w:rsidR="007F5186" w:rsidRPr="00B25F19">
        <w:rPr>
          <w:rFonts w:ascii="Times New Roman" w:eastAsia="ＭＳ 明朝" w:hAnsi="Times New Roman" w:cs="Times New Roman"/>
        </w:rPr>
        <w:t>ETH</w:t>
      </w:r>
      <w:r w:rsidR="007F5186" w:rsidRPr="00B25F19">
        <w:rPr>
          <w:rFonts w:ascii="Times New Roman" w:eastAsia="ＭＳ 明朝" w:hAnsi="Times New Roman"/>
        </w:rPr>
        <w:t>）という。</w:t>
      </w:r>
      <w:r w:rsidR="007F5186" w:rsidRPr="00B25F19">
        <w:rPr>
          <w:rFonts w:ascii="Times New Roman" w:eastAsia="ＭＳ 明朝" w:hAnsi="Times New Roman"/>
        </w:rPr>
        <w:t>202</w:t>
      </w:r>
      <w:r w:rsidR="007F5186" w:rsidRPr="00B25F19">
        <w:rPr>
          <w:rFonts w:ascii="Times New Roman" w:eastAsia="ＭＳ 明朝" w:hAnsi="Times New Roman" w:hint="eastAsia"/>
        </w:rPr>
        <w:t>1</w:t>
      </w:r>
      <w:r w:rsidR="007F5186" w:rsidRPr="00B25F19">
        <w:rPr>
          <w:rFonts w:ascii="Times New Roman" w:eastAsia="ＭＳ 明朝" w:hAnsi="Times New Roman"/>
        </w:rPr>
        <w:t xml:space="preserve"> </w:t>
      </w:r>
      <w:r w:rsidR="007F5186" w:rsidRPr="00B25F19">
        <w:rPr>
          <w:rFonts w:ascii="Times New Roman" w:eastAsia="ＭＳ 明朝" w:hAnsi="Times New Roman"/>
        </w:rPr>
        <w:t>年現在，</w:t>
      </w:r>
      <w:r w:rsidR="007F5186" w:rsidRPr="00B25F19">
        <w:rPr>
          <w:rFonts w:ascii="Times New Roman" w:eastAsia="ＭＳ 明朝" w:hAnsi="Times New Roman" w:cs="Times New Roman"/>
        </w:rPr>
        <w:t>bitcoin</w:t>
      </w:r>
      <w:r w:rsidR="007F5186" w:rsidRPr="00B25F19">
        <w:rPr>
          <w:rFonts w:ascii="Times New Roman" w:eastAsia="ＭＳ 明朝" w:hAnsi="Times New Roman"/>
        </w:rPr>
        <w:t>（</w:t>
      </w:r>
      <w:r w:rsidR="007F5186" w:rsidRPr="00B25F19">
        <w:rPr>
          <w:rFonts w:ascii="Times New Roman" w:eastAsia="ＭＳ 明朝" w:hAnsi="Times New Roman" w:cs="Times New Roman"/>
        </w:rPr>
        <w:t>BTC</w:t>
      </w:r>
      <w:r w:rsidR="007F5186" w:rsidRPr="00B25F19">
        <w:rPr>
          <w:rFonts w:ascii="Times New Roman" w:eastAsia="ＭＳ 明朝" w:hAnsi="Times New Roman"/>
        </w:rPr>
        <w:t>）に次ぐ時価総額を占めている。参加者の合意を形成するコンセンサスアルゴリズムには，マイニングによって通貨が発行される</w:t>
      </w:r>
      <w:r w:rsidR="007F5186" w:rsidRPr="00B25F19">
        <w:rPr>
          <w:rFonts w:ascii="Times New Roman" w:eastAsia="ＭＳ 明朝" w:hAnsi="Times New Roman" w:cs="Times New Roman"/>
        </w:rPr>
        <w:t>Proof</w:t>
      </w:r>
      <w:r w:rsidR="007F5186" w:rsidRPr="00B25F19">
        <w:rPr>
          <w:rFonts w:ascii="Times New Roman" w:eastAsia="ＭＳ 明朝" w:hAnsi="Times New Roman"/>
        </w:rPr>
        <w:t xml:space="preserve"> </w:t>
      </w:r>
      <w:r w:rsidR="007F5186" w:rsidRPr="00B25F19">
        <w:rPr>
          <w:rFonts w:ascii="Times New Roman" w:eastAsia="ＭＳ 明朝" w:hAnsi="Times New Roman" w:cs="Times New Roman"/>
        </w:rPr>
        <w:t>of</w:t>
      </w:r>
      <w:r w:rsidR="007F5186" w:rsidRPr="00B25F19">
        <w:rPr>
          <w:rFonts w:ascii="Times New Roman" w:eastAsia="ＭＳ 明朝" w:hAnsi="Times New Roman"/>
        </w:rPr>
        <w:t xml:space="preserve"> </w:t>
      </w:r>
      <w:r w:rsidR="007F5186" w:rsidRPr="00B25F19">
        <w:rPr>
          <w:rFonts w:ascii="Times New Roman" w:eastAsia="ＭＳ 明朝" w:hAnsi="Times New Roman" w:cs="Times New Roman"/>
        </w:rPr>
        <w:t>Work</w:t>
      </w:r>
      <w:r w:rsidR="007F5186" w:rsidRPr="00B25F19">
        <w:rPr>
          <w:rFonts w:ascii="Times New Roman" w:eastAsia="ＭＳ 明朝" w:hAnsi="Times New Roman"/>
        </w:rPr>
        <w:t>（</w:t>
      </w:r>
      <w:proofErr w:type="spellStart"/>
      <w:r w:rsidR="007F5186" w:rsidRPr="00B25F19">
        <w:rPr>
          <w:rFonts w:ascii="Times New Roman" w:eastAsia="ＭＳ 明朝" w:hAnsi="Times New Roman" w:cs="Times New Roman"/>
        </w:rPr>
        <w:t>PoW</w:t>
      </w:r>
      <w:proofErr w:type="spellEnd"/>
      <w:r w:rsidR="007F5186" w:rsidRPr="00B25F19">
        <w:rPr>
          <w:rFonts w:ascii="Times New Roman" w:eastAsia="ＭＳ 明朝" w:hAnsi="Times New Roman"/>
        </w:rPr>
        <w:t>）が用いられている。また，スマートコントラ</w:t>
      </w:r>
      <w:r w:rsidR="007F5186" w:rsidRPr="00B25F19">
        <w:rPr>
          <w:rFonts w:ascii="Times New Roman" w:eastAsia="ＭＳ 明朝" w:hAnsi="Times New Roman"/>
        </w:rPr>
        <w:t xml:space="preserve"> </w:t>
      </w:r>
      <w:r w:rsidR="007F5186" w:rsidRPr="00B25F19">
        <w:rPr>
          <w:rFonts w:ascii="Times New Roman" w:eastAsia="ＭＳ 明朝" w:hAnsi="Times New Roman"/>
        </w:rPr>
        <w:t>クトは独自言語である</w:t>
      </w:r>
      <w:r w:rsidR="007F5186" w:rsidRPr="00B25F19">
        <w:rPr>
          <w:rFonts w:ascii="Times New Roman" w:eastAsia="ＭＳ 明朝" w:hAnsi="Times New Roman" w:cs="Times New Roman"/>
        </w:rPr>
        <w:t>Solidity</w:t>
      </w:r>
      <w:r w:rsidR="007F5186" w:rsidRPr="00B25F19">
        <w:rPr>
          <w:rFonts w:ascii="Times New Roman" w:eastAsia="ＭＳ 明朝" w:hAnsi="Times New Roman"/>
        </w:rPr>
        <w:t>を使用して開発する。</w:t>
      </w:r>
      <w:r w:rsidR="007F5186" w:rsidRPr="00B25F19">
        <w:rPr>
          <w:rFonts w:ascii="Times New Roman" w:eastAsia="ＭＳ 明朝" w:hAnsi="Times New Roman" w:cs="Times New Roman"/>
        </w:rPr>
        <w:t>Proof</w:t>
      </w:r>
      <w:r w:rsidR="007F5186" w:rsidRPr="00B25F19">
        <w:rPr>
          <w:rFonts w:ascii="Times New Roman" w:eastAsia="ＭＳ 明朝" w:hAnsi="Times New Roman"/>
        </w:rPr>
        <w:t xml:space="preserve"> </w:t>
      </w:r>
      <w:r w:rsidR="007F5186" w:rsidRPr="00B25F19">
        <w:rPr>
          <w:rFonts w:ascii="Times New Roman" w:eastAsia="ＭＳ 明朝" w:hAnsi="Times New Roman" w:cs="Times New Roman"/>
        </w:rPr>
        <w:t>of</w:t>
      </w:r>
      <w:r w:rsidR="007F5186" w:rsidRPr="00B25F19">
        <w:rPr>
          <w:rFonts w:ascii="Times New Roman" w:eastAsia="ＭＳ 明朝" w:hAnsi="Times New Roman"/>
        </w:rPr>
        <w:t xml:space="preserve"> </w:t>
      </w:r>
      <w:r w:rsidR="007F5186" w:rsidRPr="00B25F19">
        <w:rPr>
          <w:rFonts w:ascii="Times New Roman" w:eastAsia="ＭＳ 明朝" w:hAnsi="Times New Roman" w:cs="Times New Roman"/>
        </w:rPr>
        <w:t>Work</w:t>
      </w:r>
      <w:r w:rsidR="007F5186" w:rsidRPr="00B25F19">
        <w:rPr>
          <w:rFonts w:ascii="Times New Roman" w:eastAsia="ＭＳ 明朝" w:hAnsi="Times New Roman"/>
        </w:rPr>
        <w:t>（</w:t>
      </w:r>
      <w:proofErr w:type="spellStart"/>
      <w:r w:rsidR="007F5186" w:rsidRPr="00B25F19">
        <w:rPr>
          <w:rFonts w:ascii="Times New Roman" w:eastAsia="ＭＳ 明朝" w:hAnsi="Times New Roman" w:cs="Times New Roman"/>
        </w:rPr>
        <w:t>PoW</w:t>
      </w:r>
      <w:proofErr w:type="spellEnd"/>
      <w:r w:rsidR="007F5186" w:rsidRPr="00B25F19">
        <w:rPr>
          <w:rFonts w:ascii="Times New Roman" w:eastAsia="ＭＳ 明朝" w:hAnsi="Times New Roman"/>
        </w:rPr>
        <w:t>）とは，（仮想通貨の</w:t>
      </w:r>
      <w:r w:rsidR="007F5186" w:rsidRPr="00B25F19">
        <w:rPr>
          <w:rFonts w:ascii="Times New Roman" w:eastAsia="ＭＳ 明朝" w:hAnsi="Times New Roman" w:hint="eastAsia"/>
        </w:rPr>
        <w:t>）</w:t>
      </w:r>
      <w:r w:rsidR="007F5186" w:rsidRPr="00B25F19">
        <w:rPr>
          <w:rFonts w:ascii="Times New Roman" w:eastAsia="ＭＳ 明朝" w:hAnsi="Times New Roman"/>
        </w:rPr>
        <w:t>取引や送金データを正しくブロックチェーン（</w:t>
      </w:r>
      <w:r w:rsidR="007F5186" w:rsidRPr="00B25F19">
        <w:rPr>
          <w:rFonts w:ascii="Times New Roman" w:eastAsia="ＭＳ 明朝" w:hAnsi="Times New Roman" w:cs="Times New Roman"/>
        </w:rPr>
        <w:t>block</w:t>
      </w:r>
      <w:r w:rsidR="007F5186" w:rsidRPr="00B25F19">
        <w:rPr>
          <w:rFonts w:ascii="Times New Roman" w:eastAsia="ＭＳ 明朝" w:hAnsi="Times New Roman"/>
        </w:rPr>
        <w:t xml:space="preserve"> </w:t>
      </w:r>
      <w:r w:rsidR="007F5186" w:rsidRPr="00B25F19">
        <w:rPr>
          <w:rFonts w:ascii="Times New Roman" w:eastAsia="ＭＳ 明朝" w:hAnsi="Times New Roman" w:cs="Times New Roman"/>
        </w:rPr>
        <w:t>chain</w:t>
      </w:r>
      <w:r w:rsidR="007F5186" w:rsidRPr="00B25F19">
        <w:rPr>
          <w:rFonts w:ascii="Times New Roman" w:eastAsia="ＭＳ 明朝" w:hAnsi="Times New Roman"/>
        </w:rPr>
        <w:t>）につなぐための仕組みである。一般的な金融商品と異なり、ビットコインなど暗号資産（仮想通貨）の多くを支えるシステムは中央に管理機関を持っているわけではない。そのため、間違いなく売買や送金を成立させるためには、中央の監視者がいなくても容易に改ざんできないような仕組みが必要である。</w:t>
      </w:r>
      <w:proofErr w:type="spellStart"/>
      <w:r w:rsidR="007F5186" w:rsidRPr="00B25F19">
        <w:rPr>
          <w:rFonts w:ascii="Times New Roman" w:eastAsia="ＭＳ 明朝" w:hAnsi="Times New Roman" w:cs="Times New Roman"/>
        </w:rPr>
        <w:t>PoW</w:t>
      </w:r>
      <w:proofErr w:type="spellEnd"/>
      <w:r w:rsidR="007F5186" w:rsidRPr="00B25F19">
        <w:rPr>
          <w:rFonts w:ascii="Times New Roman" w:eastAsia="ＭＳ 明朝" w:hAnsi="Times New Roman"/>
        </w:rPr>
        <w:t>では、必要な「計算」を成功させた人が、そのデータを「承認」して正しくブロックチェーンにつなぎこむ役割を担う仕組みとなっている。ある取引や送金が発生したとき、そのデータは他の人によって承認されることで初めてブロックチェーンにつながれる。この承認作業とは、ブロックチェーンにデータをつなぐのに適したパラメータの値を計算する作業である。まず、いくつかの取引や送金のデータがブロックとしてまとめられる。ブロックをブロックチェーンにセットするためには、ナンス（</w:t>
      </w:r>
      <w:r w:rsidR="007F5186" w:rsidRPr="00B25F19">
        <w:rPr>
          <w:rFonts w:ascii="Times New Roman" w:eastAsia="ＭＳ 明朝" w:hAnsi="Times New Roman" w:cs="Times New Roman"/>
        </w:rPr>
        <w:t>Nonce</w:t>
      </w:r>
      <w:r w:rsidR="007F5186" w:rsidRPr="00B25F19">
        <w:rPr>
          <w:rFonts w:ascii="Times New Roman" w:eastAsia="ＭＳ 明朝" w:hAnsi="Times New Roman"/>
        </w:rPr>
        <w:t>）と呼ばれる答えの値を計算で発見する必要があり，いち早くナンスを求められた人は、他の計算者に答えを発表して正しいかどうか判断してもらう。計算結果が正しいと認められれば、計算を行った人がブロックチェーンへのつなぎこみの権利を得て、報酬として暗号資産（仮想通貨）を手に入れることができる。この計算およびデータ承認の作業のことをマイニング（</w:t>
      </w:r>
      <w:r w:rsidR="007F5186" w:rsidRPr="00B25F19">
        <w:rPr>
          <w:rFonts w:ascii="Times New Roman" w:eastAsia="ＭＳ 明朝" w:hAnsi="Times New Roman" w:cs="Times New Roman"/>
        </w:rPr>
        <w:t>mining</w:t>
      </w:r>
      <w:r w:rsidR="007F5186" w:rsidRPr="00B25F19">
        <w:rPr>
          <w:rFonts w:ascii="Times New Roman" w:eastAsia="ＭＳ 明朝" w:hAnsi="Times New Roman"/>
        </w:rPr>
        <w:t>）、作業を行う人や組織をマイナー（</w:t>
      </w:r>
      <w:r w:rsidR="007F5186" w:rsidRPr="00B25F19">
        <w:rPr>
          <w:rFonts w:ascii="Times New Roman" w:eastAsia="ＭＳ 明朝" w:hAnsi="Times New Roman" w:cs="Times New Roman"/>
        </w:rPr>
        <w:t>miner</w:t>
      </w:r>
      <w:r w:rsidR="007F5186" w:rsidRPr="00B25F19">
        <w:rPr>
          <w:rFonts w:ascii="Times New Roman" w:eastAsia="ＭＳ 明朝" w:hAnsi="Times New Roman"/>
        </w:rPr>
        <w:t>）と呼ぶ。</w:t>
      </w:r>
      <w:proofErr w:type="spellStart"/>
      <w:r w:rsidR="007F5186" w:rsidRPr="00B25F19">
        <w:rPr>
          <w:rFonts w:ascii="Times New Roman" w:eastAsia="ＭＳ 明朝" w:hAnsi="Times New Roman" w:cs="Times New Roman"/>
        </w:rPr>
        <w:t>PoW</w:t>
      </w:r>
      <w:proofErr w:type="spellEnd"/>
      <w:r w:rsidR="007F5186" w:rsidRPr="00B25F19">
        <w:rPr>
          <w:rFonts w:ascii="Times New Roman" w:eastAsia="ＭＳ 明朝" w:hAnsi="Times New Roman"/>
        </w:rPr>
        <w:t xml:space="preserve"> </w:t>
      </w:r>
      <w:r w:rsidR="007F5186" w:rsidRPr="00B25F19">
        <w:rPr>
          <w:rFonts w:ascii="Times New Roman" w:eastAsia="ＭＳ 明朝" w:hAnsi="Times New Roman"/>
        </w:rPr>
        <w:t>とは、マイナーによるマイニングによってデータの正しさについての合意</w:t>
      </w:r>
      <w:r w:rsidR="007F5186" w:rsidRPr="00B25F19">
        <w:rPr>
          <w:rFonts w:ascii="Times New Roman" w:eastAsia="ＭＳ 明朝" w:hAnsi="Times New Roman" w:hint="eastAsia"/>
        </w:rPr>
        <w:t>（</w:t>
      </w:r>
      <w:r w:rsidR="007F5186" w:rsidRPr="00B25F19">
        <w:rPr>
          <w:rFonts w:ascii="Times New Roman" w:eastAsia="ＭＳ 明朝" w:hAnsi="Times New Roman"/>
        </w:rPr>
        <w:t>＝コンセンサス</w:t>
      </w:r>
      <w:r w:rsidR="007F5186" w:rsidRPr="00B25F19">
        <w:rPr>
          <w:rFonts w:ascii="Times New Roman" w:eastAsia="ＭＳ 明朝" w:hAnsi="Times New Roman" w:hint="eastAsia"/>
        </w:rPr>
        <w:t>）</w:t>
      </w:r>
      <w:r w:rsidR="007F5186" w:rsidRPr="00B25F19">
        <w:rPr>
          <w:rFonts w:ascii="Times New Roman" w:eastAsia="ＭＳ 明朝" w:hAnsi="Times New Roman"/>
        </w:rPr>
        <w:t>を得る仕組みであり、「コンセンサスアルゴリズム（</w:t>
      </w:r>
      <w:r w:rsidR="007F5186" w:rsidRPr="00B25F19">
        <w:rPr>
          <w:rFonts w:ascii="Times New Roman" w:eastAsia="ＭＳ 明朝" w:hAnsi="Times New Roman" w:cs="Times New Roman"/>
        </w:rPr>
        <w:t>consensus</w:t>
      </w:r>
      <w:r w:rsidR="007F5186" w:rsidRPr="00B25F19">
        <w:rPr>
          <w:rFonts w:ascii="Times New Roman" w:eastAsia="ＭＳ 明朝" w:hAnsi="Times New Roman"/>
        </w:rPr>
        <w:t xml:space="preserve"> </w:t>
      </w:r>
      <w:r w:rsidR="007F5186" w:rsidRPr="00B25F19">
        <w:rPr>
          <w:rFonts w:ascii="Times New Roman" w:eastAsia="ＭＳ 明朝" w:hAnsi="Times New Roman" w:cs="Times New Roman"/>
        </w:rPr>
        <w:t>algorithm</w:t>
      </w:r>
      <w:r w:rsidR="007F5186" w:rsidRPr="00B25F19">
        <w:rPr>
          <w:rFonts w:ascii="Times New Roman" w:eastAsia="ＭＳ 明朝" w:hAnsi="Times New Roman"/>
        </w:rPr>
        <w:t>）」の一つである。</w:t>
      </w:r>
    </w:p>
    <w:p w14:paraId="5F033CE5" w14:textId="1A43FEE7" w:rsidR="00AD55F2" w:rsidRPr="00B25F19" w:rsidRDefault="00AD55F2" w:rsidP="00AF0A7A">
      <w:pPr>
        <w:rPr>
          <w:rFonts w:ascii="Times New Roman" w:eastAsia="ＭＳ 明朝" w:hAnsi="Times New Roman"/>
        </w:rPr>
      </w:pPr>
    </w:p>
    <w:p w14:paraId="3D969200" w14:textId="546BD8AC" w:rsidR="00AD55F2" w:rsidRPr="00B25F19" w:rsidRDefault="00AD55F2" w:rsidP="00AF0A7A">
      <w:pPr>
        <w:rPr>
          <w:rFonts w:ascii="Times New Roman" w:eastAsia="ＭＳ 明朝" w:hAnsi="Times New Roman"/>
        </w:rPr>
      </w:pPr>
    </w:p>
    <w:p w14:paraId="4864340C" w14:textId="472D89F9" w:rsidR="00AD55F2" w:rsidRPr="00B25F19" w:rsidRDefault="00AD55F2" w:rsidP="00AF0A7A">
      <w:pPr>
        <w:rPr>
          <w:rFonts w:ascii="Times New Roman" w:eastAsia="ＭＳ 明朝" w:hAnsi="Times New Roman"/>
        </w:rPr>
      </w:pPr>
    </w:p>
    <w:p w14:paraId="3912F897" w14:textId="27D7783F" w:rsidR="00AD55F2" w:rsidRPr="00B25F19" w:rsidRDefault="00AD55F2" w:rsidP="00AF0A7A">
      <w:pPr>
        <w:rPr>
          <w:rFonts w:ascii="Times New Roman" w:eastAsia="ＭＳ 明朝" w:hAnsi="Times New Roman"/>
        </w:rPr>
      </w:pPr>
    </w:p>
    <w:p w14:paraId="102CD5FE" w14:textId="231A213B" w:rsidR="00AD55F2" w:rsidRPr="00B25F19" w:rsidRDefault="00AD55F2" w:rsidP="00AF0A7A">
      <w:pPr>
        <w:rPr>
          <w:rFonts w:ascii="Times New Roman" w:eastAsia="ＭＳ 明朝" w:hAnsi="Times New Roman"/>
        </w:rPr>
      </w:pPr>
    </w:p>
    <w:p w14:paraId="3C799180" w14:textId="1ECFB6C4" w:rsidR="00AD55F2" w:rsidRPr="00B25F19" w:rsidRDefault="00AD55F2" w:rsidP="00AF0A7A">
      <w:pPr>
        <w:rPr>
          <w:rFonts w:ascii="Times New Roman" w:eastAsia="ＭＳ 明朝" w:hAnsi="Times New Roman"/>
        </w:rPr>
      </w:pPr>
    </w:p>
    <w:p w14:paraId="21A339D3" w14:textId="0DEE051C" w:rsidR="00AD55F2" w:rsidRPr="00B25F19" w:rsidRDefault="00AD55F2" w:rsidP="00AF0A7A">
      <w:pPr>
        <w:rPr>
          <w:rFonts w:ascii="Times New Roman" w:eastAsia="ＭＳ 明朝" w:hAnsi="Times New Roman"/>
        </w:rPr>
      </w:pPr>
    </w:p>
    <w:p w14:paraId="7F46B226" w14:textId="77777777" w:rsidR="00AD55F2" w:rsidRPr="00B25F19" w:rsidRDefault="00AD55F2" w:rsidP="00AF0A7A">
      <w:pPr>
        <w:rPr>
          <w:rFonts w:ascii="Times New Roman" w:eastAsia="ＭＳ 明朝" w:hAnsi="Times New Roman"/>
        </w:rPr>
      </w:pPr>
    </w:p>
    <w:p w14:paraId="21154BEB" w14:textId="490E408D" w:rsidR="005035C6" w:rsidRPr="00B25F19" w:rsidRDefault="005035C6" w:rsidP="00AF0A7A">
      <w:pPr>
        <w:rPr>
          <w:rFonts w:ascii="Times New Roman" w:eastAsia="ＭＳ 明朝" w:hAnsi="Times New Roman"/>
        </w:rPr>
      </w:pPr>
    </w:p>
    <w:p w14:paraId="42CF3451" w14:textId="2216F220" w:rsidR="005035C6" w:rsidRPr="00B25F19" w:rsidRDefault="005035C6" w:rsidP="00AF0A7A">
      <w:pPr>
        <w:rPr>
          <w:rFonts w:ascii="Times New Roman" w:eastAsia="ＭＳ 明朝" w:hAnsi="Times New Roman"/>
        </w:rPr>
      </w:pPr>
    </w:p>
    <w:p w14:paraId="65538246" w14:textId="67B4B542" w:rsidR="005035C6" w:rsidRPr="00B25F19" w:rsidRDefault="005035C6" w:rsidP="00AF0A7A">
      <w:pPr>
        <w:rPr>
          <w:rFonts w:ascii="Times New Roman" w:eastAsia="ＭＳ 明朝" w:hAnsi="Times New Roman"/>
        </w:rPr>
      </w:pPr>
    </w:p>
    <w:p w14:paraId="1A9A8736" w14:textId="5F540B5D" w:rsidR="002735B4" w:rsidRPr="00B25F19" w:rsidRDefault="002735B4" w:rsidP="00AF0A7A">
      <w:pPr>
        <w:rPr>
          <w:rFonts w:ascii="Times New Roman" w:eastAsia="ＭＳ 明朝" w:hAnsi="Times New Roman"/>
          <w:b/>
          <w:bCs/>
          <w:sz w:val="25"/>
          <w:szCs w:val="26"/>
        </w:rPr>
      </w:pPr>
      <w:r w:rsidRPr="00B25F19">
        <w:rPr>
          <w:rFonts w:ascii="Times New Roman" w:eastAsia="ＭＳ 明朝" w:hAnsi="Times New Roman" w:hint="eastAsia"/>
          <w:b/>
          <w:bCs/>
          <w:sz w:val="25"/>
          <w:szCs w:val="26"/>
        </w:rPr>
        <w:lastRenderedPageBreak/>
        <w:t>2.6.1</w:t>
      </w:r>
      <w:r w:rsidRPr="00B25F19">
        <w:rPr>
          <w:rFonts w:ascii="Times New Roman" w:eastAsia="ＭＳ 明朝" w:hAnsi="Times New Roman" w:hint="eastAsia"/>
          <w:b/>
          <w:bCs/>
          <w:sz w:val="25"/>
          <w:szCs w:val="26"/>
        </w:rPr>
        <w:t xml:space="preserve">　手数料</w:t>
      </w:r>
      <w:r w:rsidRPr="00B25F19">
        <w:rPr>
          <w:rFonts w:ascii="Times New Roman" w:eastAsia="ＭＳ 明朝" w:hAnsi="Times New Roman" w:cs="Times New Roman"/>
          <w:b/>
          <w:bCs/>
          <w:sz w:val="25"/>
          <w:szCs w:val="26"/>
        </w:rPr>
        <w:t>Gas</w:t>
      </w:r>
    </w:p>
    <w:p w14:paraId="3A7FBFBA" w14:textId="51EB1464" w:rsidR="002735B4" w:rsidRPr="00B25F19" w:rsidRDefault="002735B4" w:rsidP="00AF0A7A">
      <w:pPr>
        <w:rPr>
          <w:rFonts w:ascii="Times New Roman" w:eastAsia="ＭＳ 明朝" w:hAnsi="Times New Roman"/>
        </w:rPr>
      </w:pPr>
    </w:p>
    <w:p w14:paraId="427A27A8" w14:textId="020744E3" w:rsidR="002735B4" w:rsidRPr="00B25F19" w:rsidRDefault="002735B4" w:rsidP="00AF0A7A">
      <w:pPr>
        <w:rPr>
          <w:rFonts w:ascii="Times New Roman" w:eastAsia="ＭＳ 明朝" w:hAnsi="Times New Roman"/>
        </w:rPr>
      </w:pPr>
      <w:r w:rsidRPr="00B25F19">
        <w:rPr>
          <w:rFonts w:ascii="Times New Roman" w:eastAsia="ＭＳ 明朝" w:hAnsi="Times New Roman" w:hint="eastAsia"/>
        </w:rPr>
        <w:t xml:space="preserve">　</w:t>
      </w:r>
      <w:r w:rsidRPr="00B25F19">
        <w:rPr>
          <w:rFonts w:ascii="Times New Roman" w:eastAsia="ＭＳ 明朝" w:hAnsi="Times New Roman" w:cs="Times New Roman"/>
        </w:rPr>
        <w:t>Gas</w:t>
      </w:r>
      <w:r w:rsidRPr="00B25F19">
        <w:rPr>
          <w:rFonts w:ascii="Times New Roman" w:eastAsia="ＭＳ 明朝" w:hAnsi="Times New Roman" w:hint="eastAsia"/>
        </w:rPr>
        <w:t>とは、</w:t>
      </w:r>
      <w:r w:rsidRPr="00B25F19">
        <w:rPr>
          <w:rFonts w:ascii="Times New Roman" w:eastAsia="ＭＳ 明朝" w:hAnsi="Times New Roman" w:cs="Times New Roman"/>
        </w:rPr>
        <w:t>Ethereum</w:t>
      </w:r>
      <w:r w:rsidRPr="00B25F19">
        <w:rPr>
          <w:rFonts w:ascii="Times New Roman" w:eastAsia="ＭＳ 明朝" w:hAnsi="Times New Roman" w:hint="eastAsia"/>
        </w:rPr>
        <w:t>上でトランザクションを利用するための手数料の単位である。</w:t>
      </w:r>
      <w:r w:rsidRPr="00B25F19">
        <w:rPr>
          <w:rFonts w:ascii="Times New Roman" w:eastAsia="ＭＳ 明朝" w:hAnsi="Times New Roman" w:cs="Times New Roman"/>
        </w:rPr>
        <w:t>Gas</w:t>
      </w:r>
      <w:r w:rsidRPr="00B25F19">
        <w:rPr>
          <w:rFonts w:ascii="Times New Roman" w:eastAsia="ＭＳ 明朝" w:hAnsi="Times New Roman" w:hint="eastAsia"/>
        </w:rPr>
        <w:t>は、トランザクションの送信やスマートコントラクトのデプロイ、ストレージ領域の利用にかかる。</w:t>
      </w:r>
      <w:r w:rsidR="000B4F5A" w:rsidRPr="00B25F19">
        <w:rPr>
          <w:rFonts w:ascii="Times New Roman" w:eastAsia="ＭＳ 明朝" w:hAnsi="Times New Roman" w:hint="eastAsia"/>
        </w:rPr>
        <w:t>スマートコントラクト実行時の</w:t>
      </w:r>
      <w:r w:rsidR="000B4F5A" w:rsidRPr="00B25F19">
        <w:rPr>
          <w:rFonts w:ascii="Times New Roman" w:eastAsia="ＭＳ 明朝" w:hAnsi="Times New Roman" w:cs="Times New Roman"/>
        </w:rPr>
        <w:t>Gas</w:t>
      </w:r>
      <w:r w:rsidR="000B4F5A" w:rsidRPr="00B25F19">
        <w:rPr>
          <w:rFonts w:ascii="Times New Roman" w:eastAsia="ＭＳ 明朝" w:hAnsi="Times New Roman" w:hint="eastAsia"/>
        </w:rPr>
        <w:t>は、実行するプログラムコードの計算ステップ数により決定される。</w:t>
      </w:r>
      <w:r w:rsidR="000B4F5A" w:rsidRPr="00B25F19">
        <w:rPr>
          <w:rFonts w:ascii="Times New Roman" w:eastAsia="ＭＳ 明朝" w:hAnsi="Times New Roman" w:cs="Times New Roman"/>
        </w:rPr>
        <w:t>Ethereum</w:t>
      </w:r>
      <w:r w:rsidR="000B4F5A" w:rsidRPr="00B25F19">
        <w:rPr>
          <w:rFonts w:ascii="Times New Roman" w:eastAsia="ＭＳ 明朝" w:hAnsi="Times New Roman" w:hint="eastAsia"/>
        </w:rPr>
        <w:t>ではすべての計算ステップや領域に対して手数料が課されるため、ネットワークの乱用や攻撃を防止し、チューリング完全性を保つことができる。</w:t>
      </w:r>
      <w:r w:rsidR="000333CF" w:rsidRPr="00B25F19">
        <w:rPr>
          <w:rFonts w:ascii="Times New Roman" w:eastAsia="ＭＳ 明朝" w:hAnsi="Times New Roman" w:hint="eastAsia"/>
        </w:rPr>
        <w:t>以下に、</w:t>
      </w:r>
      <w:r w:rsidR="000333CF" w:rsidRPr="00B25F19">
        <w:rPr>
          <w:rFonts w:ascii="Times New Roman" w:eastAsia="ＭＳ 明朝" w:hAnsi="Times New Roman" w:hint="eastAsia"/>
        </w:rPr>
        <w:t>3</w:t>
      </w:r>
      <w:r w:rsidR="000333CF" w:rsidRPr="00B25F19">
        <w:rPr>
          <w:rFonts w:ascii="Times New Roman" w:eastAsia="ＭＳ 明朝" w:hAnsi="Times New Roman" w:hint="eastAsia"/>
        </w:rPr>
        <w:t>つの用語を説明する。</w:t>
      </w:r>
    </w:p>
    <w:p w14:paraId="139C4BF5" w14:textId="562D57BC" w:rsidR="002735B4" w:rsidRPr="00B25F19" w:rsidRDefault="002735B4" w:rsidP="00AF0A7A">
      <w:pPr>
        <w:rPr>
          <w:rFonts w:ascii="Times New Roman" w:eastAsia="ＭＳ 明朝" w:hAnsi="Times New Roman"/>
        </w:rPr>
      </w:pPr>
    </w:p>
    <w:p w14:paraId="248BB1EC" w14:textId="77777777" w:rsidR="00AD55F2" w:rsidRPr="00B25F19" w:rsidRDefault="00AD55F2" w:rsidP="00AF0A7A">
      <w:pPr>
        <w:rPr>
          <w:rFonts w:ascii="Times New Roman" w:eastAsia="ＭＳ 明朝" w:hAnsi="Times New Roman"/>
        </w:rPr>
      </w:pPr>
    </w:p>
    <w:p w14:paraId="1282673A" w14:textId="3E5749A0" w:rsidR="002735B4" w:rsidRPr="00B25F19" w:rsidRDefault="000333CF" w:rsidP="00AF0A7A">
      <w:pPr>
        <w:rPr>
          <w:rFonts w:ascii="Times New Roman" w:eastAsia="ＭＳ 明朝" w:hAnsi="Times New Roman"/>
          <w:b/>
          <w:bCs/>
          <w:sz w:val="23"/>
          <w:szCs w:val="24"/>
          <w:u w:val="single"/>
        </w:rPr>
      </w:pPr>
      <w:r w:rsidRPr="00B25F19">
        <w:rPr>
          <w:rFonts w:ascii="Times New Roman" w:eastAsia="ＭＳ 明朝" w:hAnsi="Times New Roman" w:cs="Times New Roman"/>
          <w:b/>
          <w:bCs/>
          <w:sz w:val="23"/>
          <w:szCs w:val="24"/>
          <w:u w:val="single"/>
        </w:rPr>
        <w:t>Gas</w:t>
      </w:r>
      <w:r w:rsidR="00E56FA4" w:rsidRPr="00B25F19">
        <w:rPr>
          <w:rFonts w:ascii="Times New Roman" w:eastAsia="ＭＳ 明朝" w:hAnsi="Times New Roman"/>
          <w:b/>
          <w:bCs/>
          <w:sz w:val="23"/>
          <w:szCs w:val="24"/>
          <w:u w:val="single"/>
        </w:rPr>
        <w:t xml:space="preserve"> </w:t>
      </w:r>
      <w:r w:rsidRPr="00B25F19">
        <w:rPr>
          <w:rFonts w:ascii="Times New Roman" w:eastAsia="ＭＳ 明朝" w:hAnsi="Times New Roman" w:cs="Times New Roman"/>
          <w:b/>
          <w:bCs/>
          <w:sz w:val="23"/>
          <w:szCs w:val="24"/>
          <w:u w:val="single"/>
        </w:rPr>
        <w:t>Price</w:t>
      </w:r>
    </w:p>
    <w:p w14:paraId="45F3821E" w14:textId="145B6D00" w:rsidR="002735B4" w:rsidRPr="00B25F19" w:rsidRDefault="000333CF" w:rsidP="00AF0A7A">
      <w:pPr>
        <w:rPr>
          <w:rFonts w:ascii="Times New Roman" w:eastAsia="ＭＳ 明朝" w:hAnsi="Times New Roman"/>
        </w:rPr>
      </w:pPr>
      <w:r w:rsidRPr="00B25F19">
        <w:rPr>
          <w:rFonts w:ascii="Times New Roman" w:eastAsia="ＭＳ 明朝" w:hAnsi="Times New Roman" w:hint="eastAsia"/>
        </w:rPr>
        <w:t xml:space="preserve">　</w:t>
      </w:r>
      <w:r w:rsidRPr="00B25F19">
        <w:rPr>
          <w:rFonts w:ascii="Times New Roman" w:eastAsia="ＭＳ 明朝" w:hAnsi="Times New Roman" w:cs="Times New Roman"/>
        </w:rPr>
        <w:t>1Gas</w:t>
      </w:r>
      <w:r w:rsidRPr="00B25F19">
        <w:rPr>
          <w:rFonts w:ascii="Times New Roman" w:eastAsia="ＭＳ 明朝" w:hAnsi="Times New Roman" w:hint="eastAsia"/>
        </w:rPr>
        <w:t>あたりの料金、つまり</w:t>
      </w:r>
      <w:r w:rsidRPr="00B25F19">
        <w:rPr>
          <w:rFonts w:ascii="Times New Roman" w:eastAsia="ＭＳ 明朝" w:hAnsi="Times New Roman" w:cs="Times New Roman"/>
        </w:rPr>
        <w:t>Gas</w:t>
      </w:r>
      <w:r w:rsidRPr="00B25F19">
        <w:rPr>
          <w:rFonts w:ascii="Times New Roman" w:eastAsia="ＭＳ 明朝" w:hAnsi="Times New Roman" w:hint="eastAsia"/>
        </w:rPr>
        <w:t>（仕事量）の単価である。</w:t>
      </w:r>
      <w:r w:rsidRPr="00B25F19">
        <w:rPr>
          <w:rFonts w:ascii="Times New Roman" w:eastAsia="ＭＳ 明朝" w:hAnsi="Times New Roman" w:cs="Times New Roman"/>
        </w:rPr>
        <w:t>1Gas</w:t>
      </w:r>
      <w:r w:rsidRPr="00B25F19">
        <w:rPr>
          <w:rFonts w:ascii="Times New Roman" w:eastAsia="ＭＳ 明朝" w:hAnsi="Times New Roman" w:hint="eastAsia"/>
        </w:rPr>
        <w:t>の値段は、</w:t>
      </w:r>
      <w:r w:rsidRPr="00B25F19">
        <w:rPr>
          <w:rFonts w:ascii="Times New Roman" w:eastAsia="ＭＳ 明朝" w:hAnsi="Times New Roman" w:cs="Times New Roman"/>
        </w:rPr>
        <w:t>Gas</w:t>
      </w:r>
      <w:r w:rsidRPr="00B25F19">
        <w:rPr>
          <w:rFonts w:ascii="Times New Roman" w:eastAsia="ＭＳ 明朝" w:hAnsi="Times New Roman" w:hint="eastAsia"/>
        </w:rPr>
        <w:t>と</w:t>
      </w:r>
      <w:r w:rsidRPr="00B25F19">
        <w:rPr>
          <w:rFonts w:ascii="Times New Roman" w:eastAsia="ＭＳ 明朝" w:hAnsi="Times New Roman" w:cs="Times New Roman"/>
        </w:rPr>
        <w:t>Ether</w:t>
      </w:r>
      <w:r w:rsidRPr="00B25F19">
        <w:rPr>
          <w:rFonts w:ascii="Times New Roman" w:eastAsia="ＭＳ 明朝" w:hAnsi="Times New Roman" w:hint="eastAsia"/>
        </w:rPr>
        <w:t>の交換レートのなかで</w:t>
      </w:r>
      <w:r w:rsidRPr="00B25F19">
        <w:rPr>
          <w:rFonts w:ascii="Times New Roman" w:eastAsia="ＭＳ 明朝" w:hAnsi="Times New Roman" w:cs="Times New Roman"/>
        </w:rPr>
        <w:t>Gas</w:t>
      </w:r>
      <w:r w:rsidRPr="00B25F19">
        <w:rPr>
          <w:rFonts w:ascii="Times New Roman" w:eastAsia="ＭＳ 明朝" w:hAnsi="Times New Roman" w:hint="eastAsia"/>
        </w:rPr>
        <w:t>の需要と供給に応じて変化する。</w:t>
      </w:r>
      <w:r w:rsidR="00E56FA4" w:rsidRPr="00B25F19">
        <w:rPr>
          <w:rFonts w:ascii="Times New Roman" w:eastAsia="ＭＳ 明朝" w:hAnsi="Times New Roman" w:cs="Times New Roman"/>
        </w:rPr>
        <w:t>1Ether</w:t>
      </w:r>
      <w:r w:rsidR="00E56FA4" w:rsidRPr="00B25F19">
        <w:rPr>
          <w:rFonts w:ascii="Times New Roman" w:eastAsia="ＭＳ 明朝" w:hAnsi="Times New Roman" w:hint="eastAsia"/>
        </w:rPr>
        <w:t>よりずっと小さい値であるため、</w:t>
      </w:r>
      <w:proofErr w:type="spellStart"/>
      <w:r w:rsidR="00E56FA4" w:rsidRPr="00B25F19">
        <w:rPr>
          <w:rFonts w:ascii="Times New Roman" w:eastAsia="ＭＳ 明朝" w:hAnsi="Times New Roman" w:cs="Times New Roman"/>
        </w:rPr>
        <w:t>wei</w:t>
      </w:r>
      <w:proofErr w:type="spellEnd"/>
      <w:r w:rsidR="00E56FA4" w:rsidRPr="00B25F19">
        <w:rPr>
          <w:rFonts w:ascii="Times New Roman" w:eastAsia="ＭＳ 明朝" w:hAnsi="Times New Roman" w:hint="eastAsia"/>
        </w:rPr>
        <w:t>という単位で数えられる。</w:t>
      </w:r>
    </w:p>
    <w:p w14:paraId="357A6548" w14:textId="338C409E" w:rsidR="002735B4" w:rsidRPr="00B25F19" w:rsidRDefault="002735B4" w:rsidP="00AF0A7A">
      <w:pPr>
        <w:rPr>
          <w:rFonts w:ascii="Times New Roman" w:eastAsia="ＭＳ 明朝" w:hAnsi="Times New Roman"/>
        </w:rPr>
      </w:pPr>
    </w:p>
    <w:p w14:paraId="2697AF7D" w14:textId="0CCD62E3" w:rsidR="002735B4" w:rsidRPr="00B25F19" w:rsidRDefault="00E56FA4" w:rsidP="00AF0A7A">
      <w:pPr>
        <w:rPr>
          <w:rFonts w:ascii="Times New Roman" w:eastAsia="ＭＳ 明朝" w:hAnsi="Times New Roman"/>
          <w:b/>
          <w:bCs/>
          <w:sz w:val="23"/>
          <w:szCs w:val="24"/>
          <w:u w:val="single"/>
        </w:rPr>
      </w:pPr>
      <w:r w:rsidRPr="00B25F19">
        <w:rPr>
          <w:rFonts w:ascii="Times New Roman" w:eastAsia="ＭＳ 明朝" w:hAnsi="Times New Roman" w:cs="Times New Roman"/>
          <w:b/>
          <w:bCs/>
          <w:sz w:val="23"/>
          <w:szCs w:val="24"/>
          <w:u w:val="single"/>
        </w:rPr>
        <w:t>Gas</w:t>
      </w:r>
      <w:r w:rsidRPr="00B25F19">
        <w:rPr>
          <w:rFonts w:ascii="Times New Roman" w:eastAsia="ＭＳ 明朝" w:hAnsi="Times New Roman" w:hint="eastAsia"/>
          <w:b/>
          <w:bCs/>
          <w:sz w:val="23"/>
          <w:szCs w:val="24"/>
          <w:u w:val="single"/>
        </w:rPr>
        <w:t xml:space="preserve"> </w:t>
      </w:r>
      <w:r w:rsidRPr="00B25F19">
        <w:rPr>
          <w:rFonts w:ascii="Times New Roman" w:eastAsia="ＭＳ 明朝" w:hAnsi="Times New Roman" w:cs="Times New Roman"/>
          <w:b/>
          <w:bCs/>
          <w:sz w:val="23"/>
          <w:szCs w:val="24"/>
          <w:u w:val="single"/>
        </w:rPr>
        <w:t>Fee</w:t>
      </w:r>
    </w:p>
    <w:p w14:paraId="7B69E56D" w14:textId="161653A8" w:rsidR="002735B4" w:rsidRPr="00B25F19" w:rsidRDefault="00E56FA4" w:rsidP="00AF0A7A">
      <w:pPr>
        <w:rPr>
          <w:rFonts w:ascii="Times New Roman" w:eastAsia="ＭＳ 明朝" w:hAnsi="Times New Roman"/>
        </w:rPr>
      </w:pPr>
      <w:r w:rsidRPr="00B25F19">
        <w:rPr>
          <w:rFonts w:ascii="Times New Roman" w:eastAsia="ＭＳ 明朝" w:hAnsi="Times New Roman" w:hint="eastAsia"/>
        </w:rPr>
        <w:t xml:space="preserve">　</w:t>
      </w:r>
      <w:r w:rsidRPr="00B25F19">
        <w:rPr>
          <w:rFonts w:ascii="Times New Roman" w:eastAsia="ＭＳ 明朝" w:hAnsi="Times New Roman" w:cs="Times New Roman"/>
        </w:rPr>
        <w:t>Gas</w:t>
      </w:r>
      <w:r w:rsidRPr="00B25F19">
        <w:rPr>
          <w:rFonts w:ascii="Times New Roman" w:eastAsia="ＭＳ 明朝" w:hAnsi="Times New Roman"/>
        </w:rPr>
        <w:t xml:space="preserve"> </w:t>
      </w:r>
      <w:r w:rsidRPr="00B25F19">
        <w:rPr>
          <w:rFonts w:ascii="Times New Roman" w:eastAsia="ＭＳ 明朝" w:hAnsi="Times New Roman" w:cs="Times New Roman"/>
        </w:rPr>
        <w:t>Fee</w:t>
      </w:r>
      <w:r w:rsidRPr="00B25F19">
        <w:rPr>
          <w:rFonts w:ascii="Times New Roman" w:eastAsia="ＭＳ 明朝" w:hAnsi="Times New Roman" w:cs="Times New Roman"/>
        </w:rPr>
        <w:t>（</w:t>
      </w:r>
      <w:r w:rsidRPr="00B25F19">
        <w:rPr>
          <w:rFonts w:ascii="Times New Roman" w:eastAsia="ＭＳ 明朝" w:hAnsi="Times New Roman" w:hint="eastAsia"/>
        </w:rPr>
        <w:t>ガス手数料）は、トランザクションやスマートコントラクト実行に必要な手数料のことである。一般に、以下の式で算出される。</w:t>
      </w:r>
    </w:p>
    <w:p w14:paraId="71941178" w14:textId="77777777" w:rsidR="00E56FA4" w:rsidRPr="00B25F19" w:rsidRDefault="00E56FA4" w:rsidP="00AF0A7A">
      <w:pPr>
        <w:rPr>
          <w:rFonts w:ascii="Times New Roman" w:eastAsia="ＭＳ 明朝" w:hAnsi="Times New Roman"/>
        </w:rPr>
      </w:pPr>
    </w:p>
    <w:p w14:paraId="3C5CD29A" w14:textId="2F900290" w:rsidR="002735B4" w:rsidRPr="00B25F19" w:rsidRDefault="008429D3" w:rsidP="00AF0A7A">
      <w:pPr>
        <w:rPr>
          <w:rFonts w:ascii="Times New Roman" w:eastAsia="ＭＳ 明朝" w:hAnsi="Times New Roman"/>
        </w:rPr>
      </w:pPr>
      <m:oMathPara>
        <m:oMath>
          <m:eqArr>
            <m:eqArrPr>
              <m:maxDist m:val="1"/>
              <m:ctrlPr>
                <w:rPr>
                  <w:rFonts w:ascii="Cambria Math" w:eastAsia="ＭＳ 明朝" w:hAnsi="Cambria Math"/>
                  <w:iCs/>
                </w:rPr>
              </m:ctrlPr>
            </m:eqArrPr>
            <m:e>
              <m:r>
                <w:rPr>
                  <w:rFonts w:ascii="Cambria Math" w:eastAsia="ＭＳ 明朝" w:hAnsi="Cambria Math"/>
                </w:rPr>
                <m:t>Gas Fee=Gas Price×</m:t>
              </m:r>
              <m:r>
                <m:rPr>
                  <m:sty m:val="p"/>
                </m:rPr>
                <w:rPr>
                  <w:rFonts w:ascii="Cambria Math" w:eastAsia="ＭＳ 明朝" w:hAnsi="Cambria Math" w:hint="eastAsia"/>
                </w:rPr>
                <m:t>仕事量</m:t>
              </m:r>
              <m:d>
                <m:dPr>
                  <m:begChr m:val="（"/>
                  <m:endChr m:val="）"/>
                  <m:ctrlPr>
                    <w:rPr>
                      <w:rFonts w:ascii="Cambria Math" w:eastAsia="ＭＳ 明朝" w:hAnsi="Cambria Math"/>
                      <w:iCs/>
                    </w:rPr>
                  </m:ctrlPr>
                </m:dPr>
                <m:e>
                  <m:r>
                    <m:rPr>
                      <m:sty m:val="p"/>
                    </m:rPr>
                    <w:rPr>
                      <w:rFonts w:ascii="Cambria Math" w:eastAsia="ＭＳ 明朝" w:hAnsi="Cambria Math" w:hint="eastAsia"/>
                    </w:rPr>
                    <m:t>Gas</m:t>
                  </m:r>
                  <m:r>
                    <m:rPr>
                      <m:sty m:val="p"/>
                    </m:rPr>
                    <w:rPr>
                      <w:rFonts w:ascii="Cambria Math" w:eastAsia="ＭＳ 明朝" w:hAnsi="Cambria Math" w:hint="eastAsia"/>
                    </w:rPr>
                    <m:t>量</m:t>
                  </m:r>
                </m:e>
              </m:d>
              <m:r>
                <w:rPr>
                  <w:rFonts w:ascii="Cambria Math" w:eastAsia="ＭＳ 明朝" w:hAnsi="Cambria Math"/>
                </w:rPr>
                <m:t>#</m:t>
              </m:r>
              <m:d>
                <m:dPr>
                  <m:ctrlPr>
                    <w:rPr>
                      <w:rFonts w:ascii="Cambria Math" w:eastAsia="ＭＳ 明朝" w:hAnsi="Cambria Math"/>
                      <w:iCs/>
                    </w:rPr>
                  </m:ctrlPr>
                </m:dPr>
                <m:e>
                  <m:r>
                    <m:rPr>
                      <m:sty m:val="p"/>
                    </m:rPr>
                    <w:rPr>
                      <w:rFonts w:ascii="Cambria Math" w:eastAsia="ＭＳ 明朝" w:hAnsi="Cambria Math"/>
                    </w:rPr>
                    <m:t>5</m:t>
                  </m:r>
                </m:e>
              </m:d>
              <m:ctrlPr>
                <w:rPr>
                  <w:rFonts w:ascii="Cambria Math" w:eastAsia="ＭＳ 明朝" w:hAnsi="Cambria Math"/>
                  <w:i/>
                </w:rPr>
              </m:ctrlPr>
            </m:e>
          </m:eqArr>
        </m:oMath>
      </m:oMathPara>
    </w:p>
    <w:p w14:paraId="42BF2A66" w14:textId="77777777" w:rsidR="00E56FA4" w:rsidRPr="00B25F19" w:rsidRDefault="00E56FA4" w:rsidP="00AF0A7A">
      <w:pPr>
        <w:rPr>
          <w:rFonts w:ascii="Times New Roman" w:eastAsia="ＭＳ 明朝" w:hAnsi="Times New Roman"/>
          <w:iCs/>
        </w:rPr>
      </w:pPr>
    </w:p>
    <w:p w14:paraId="66CC8621" w14:textId="3FD39A80" w:rsidR="002735B4" w:rsidRPr="00B25F19" w:rsidRDefault="00E56FA4" w:rsidP="00AF0A7A">
      <w:pPr>
        <w:rPr>
          <w:rFonts w:ascii="Times New Roman" w:eastAsia="ＭＳ 明朝" w:hAnsi="Times New Roman"/>
          <w:b/>
          <w:bCs/>
          <w:sz w:val="23"/>
          <w:szCs w:val="24"/>
          <w:u w:val="single"/>
        </w:rPr>
      </w:pPr>
      <w:r w:rsidRPr="00B25F19">
        <w:rPr>
          <w:rFonts w:ascii="Times New Roman" w:eastAsia="ＭＳ 明朝" w:hAnsi="Times New Roman" w:cs="Times New Roman"/>
          <w:b/>
          <w:bCs/>
          <w:sz w:val="23"/>
          <w:szCs w:val="24"/>
          <w:u w:val="single"/>
        </w:rPr>
        <w:t>Gas</w:t>
      </w:r>
      <w:r w:rsidRPr="00B25F19">
        <w:rPr>
          <w:rFonts w:ascii="Times New Roman" w:eastAsia="ＭＳ 明朝" w:hAnsi="Times New Roman"/>
          <w:b/>
          <w:bCs/>
          <w:sz w:val="23"/>
          <w:szCs w:val="24"/>
          <w:u w:val="single"/>
        </w:rPr>
        <w:t xml:space="preserve"> </w:t>
      </w:r>
      <w:r w:rsidRPr="00B25F19">
        <w:rPr>
          <w:rFonts w:ascii="Times New Roman" w:eastAsia="ＭＳ 明朝" w:hAnsi="Times New Roman" w:cs="Times New Roman"/>
          <w:b/>
          <w:bCs/>
          <w:sz w:val="23"/>
          <w:szCs w:val="24"/>
          <w:u w:val="single"/>
        </w:rPr>
        <w:t>Limit</w:t>
      </w:r>
    </w:p>
    <w:p w14:paraId="4667D33F" w14:textId="3BFC2846" w:rsidR="002735B4" w:rsidRPr="00B25F19" w:rsidRDefault="003752AA" w:rsidP="00AF0A7A">
      <w:pPr>
        <w:rPr>
          <w:rFonts w:ascii="Times New Roman" w:eastAsia="ＭＳ 明朝" w:hAnsi="Times New Roman"/>
        </w:rPr>
      </w:pPr>
      <w:r w:rsidRPr="00B25F19">
        <w:rPr>
          <w:rFonts w:ascii="Times New Roman" w:eastAsia="ＭＳ 明朝" w:hAnsi="Times New Roman" w:hint="eastAsia"/>
        </w:rPr>
        <w:t xml:space="preserve">　</w:t>
      </w:r>
      <w:r w:rsidRPr="00B25F19">
        <w:rPr>
          <w:rFonts w:ascii="Times New Roman" w:eastAsia="ＭＳ 明朝" w:hAnsi="Times New Roman" w:cs="Times New Roman"/>
        </w:rPr>
        <w:t>Gas</w:t>
      </w:r>
      <w:r w:rsidRPr="00B25F19">
        <w:rPr>
          <w:rFonts w:ascii="Times New Roman" w:eastAsia="ＭＳ 明朝" w:hAnsi="Times New Roman"/>
        </w:rPr>
        <w:t xml:space="preserve"> </w:t>
      </w:r>
      <w:r w:rsidRPr="00B25F19">
        <w:rPr>
          <w:rFonts w:ascii="Times New Roman" w:eastAsia="ＭＳ 明朝" w:hAnsi="Times New Roman" w:cs="Times New Roman"/>
        </w:rPr>
        <w:t>Limit</w:t>
      </w:r>
      <w:r w:rsidRPr="00B25F19">
        <w:rPr>
          <w:rFonts w:ascii="Times New Roman" w:eastAsia="ＭＳ 明朝" w:hAnsi="Times New Roman" w:hint="eastAsia"/>
        </w:rPr>
        <w:t>は、トランザクションやスマートコントラクト実行にかかる</w:t>
      </w:r>
      <w:r w:rsidRPr="00B25F19">
        <w:rPr>
          <w:rFonts w:ascii="Times New Roman" w:eastAsia="ＭＳ 明朝" w:hAnsi="Times New Roman" w:cs="Times New Roman"/>
        </w:rPr>
        <w:t>Gas</w:t>
      </w:r>
      <w:r w:rsidRPr="00B25F19">
        <w:rPr>
          <w:rFonts w:ascii="Times New Roman" w:eastAsia="ＭＳ 明朝" w:hAnsi="Times New Roman" w:hint="eastAsia"/>
        </w:rPr>
        <w:t>の最大量のこと。</w:t>
      </w:r>
      <w:r w:rsidR="00602525" w:rsidRPr="00B25F19">
        <w:rPr>
          <w:rFonts w:ascii="Times New Roman" w:eastAsia="ＭＳ 明朝" w:hAnsi="Times New Roman" w:cs="Times New Roman"/>
        </w:rPr>
        <w:t>Gas</w:t>
      </w:r>
      <w:r w:rsidR="00602525" w:rsidRPr="00B25F19">
        <w:rPr>
          <w:rFonts w:ascii="Times New Roman" w:eastAsia="ＭＳ 明朝" w:hAnsi="Times New Roman" w:hint="eastAsia"/>
        </w:rPr>
        <w:t>は基本的にはトランザクション送信者の残高から消費される。送信者がスマートコントラクトを実行する場合などに、想定しているよりも多くの</w:t>
      </w:r>
      <w:r w:rsidR="00602525" w:rsidRPr="00B25F19">
        <w:rPr>
          <w:rFonts w:ascii="Times New Roman" w:eastAsia="ＭＳ 明朝" w:hAnsi="Times New Roman" w:cs="Times New Roman"/>
        </w:rPr>
        <w:t>Gas</w:t>
      </w:r>
      <w:r w:rsidR="00602525" w:rsidRPr="00B25F19">
        <w:rPr>
          <w:rFonts w:ascii="Times New Roman" w:eastAsia="ＭＳ 明朝" w:hAnsi="Times New Roman" w:hint="eastAsia"/>
        </w:rPr>
        <w:t>を消費しないように上限値を定める。</w:t>
      </w:r>
    </w:p>
    <w:p w14:paraId="1ABA7311" w14:textId="7DDD1183" w:rsidR="002735B4" w:rsidRPr="00B25F19" w:rsidRDefault="002735B4" w:rsidP="00AF0A7A">
      <w:pPr>
        <w:rPr>
          <w:rFonts w:ascii="Times New Roman" w:eastAsia="ＭＳ 明朝" w:hAnsi="Times New Roman"/>
        </w:rPr>
      </w:pPr>
    </w:p>
    <w:p w14:paraId="24F5D397" w14:textId="05C30B38" w:rsidR="002735B4" w:rsidRPr="00B25F19" w:rsidRDefault="002735B4" w:rsidP="00AF0A7A">
      <w:pPr>
        <w:rPr>
          <w:rFonts w:ascii="Times New Roman" w:eastAsia="ＭＳ 明朝" w:hAnsi="Times New Roman"/>
        </w:rPr>
      </w:pPr>
    </w:p>
    <w:p w14:paraId="26922223" w14:textId="4F34546F" w:rsidR="002735B4" w:rsidRPr="00B25F19" w:rsidRDefault="002735B4" w:rsidP="00AF0A7A">
      <w:pPr>
        <w:rPr>
          <w:rFonts w:ascii="Times New Roman" w:eastAsia="ＭＳ 明朝" w:hAnsi="Times New Roman"/>
        </w:rPr>
      </w:pPr>
    </w:p>
    <w:p w14:paraId="2597F740" w14:textId="51F50C52" w:rsidR="002735B4" w:rsidRPr="00B25F19" w:rsidRDefault="002735B4" w:rsidP="00AF0A7A">
      <w:pPr>
        <w:rPr>
          <w:rFonts w:ascii="Times New Roman" w:eastAsia="ＭＳ 明朝" w:hAnsi="Times New Roman"/>
        </w:rPr>
      </w:pPr>
    </w:p>
    <w:p w14:paraId="40E676DD" w14:textId="646AC44A" w:rsidR="002735B4" w:rsidRPr="00B25F19" w:rsidRDefault="002735B4" w:rsidP="00AF0A7A">
      <w:pPr>
        <w:rPr>
          <w:rFonts w:ascii="Times New Roman" w:eastAsia="ＭＳ 明朝" w:hAnsi="Times New Roman"/>
        </w:rPr>
      </w:pPr>
    </w:p>
    <w:p w14:paraId="6EF93A13" w14:textId="6A35DA05" w:rsidR="002735B4" w:rsidRPr="00B25F19" w:rsidRDefault="002735B4" w:rsidP="00AF0A7A">
      <w:pPr>
        <w:rPr>
          <w:rFonts w:ascii="Times New Roman" w:eastAsia="ＭＳ 明朝" w:hAnsi="Times New Roman"/>
        </w:rPr>
      </w:pPr>
    </w:p>
    <w:p w14:paraId="2EF9DA0B" w14:textId="422EA4DF" w:rsidR="002735B4" w:rsidRPr="00B25F19" w:rsidRDefault="002735B4" w:rsidP="00AF0A7A">
      <w:pPr>
        <w:rPr>
          <w:rFonts w:ascii="Times New Roman" w:eastAsia="ＭＳ 明朝" w:hAnsi="Times New Roman"/>
        </w:rPr>
      </w:pPr>
    </w:p>
    <w:p w14:paraId="1277E6CA" w14:textId="1CDD9CD1" w:rsidR="002735B4" w:rsidRPr="00B25F19" w:rsidRDefault="002735B4" w:rsidP="00AF0A7A">
      <w:pPr>
        <w:rPr>
          <w:rFonts w:ascii="Times New Roman" w:eastAsia="ＭＳ 明朝" w:hAnsi="Times New Roman"/>
        </w:rPr>
      </w:pPr>
    </w:p>
    <w:p w14:paraId="7CD5B1B3" w14:textId="2D0F0D93" w:rsidR="002735B4" w:rsidRPr="00B25F19" w:rsidRDefault="002735B4" w:rsidP="00AF0A7A">
      <w:pPr>
        <w:rPr>
          <w:rFonts w:ascii="Times New Roman" w:eastAsia="ＭＳ 明朝" w:hAnsi="Times New Roman"/>
        </w:rPr>
      </w:pPr>
    </w:p>
    <w:p w14:paraId="3B8A55B4" w14:textId="4506A7CB" w:rsidR="002735B4" w:rsidRPr="00B25F19" w:rsidRDefault="002735B4" w:rsidP="00AF0A7A">
      <w:pPr>
        <w:rPr>
          <w:rFonts w:ascii="Times New Roman" w:eastAsia="ＭＳ 明朝" w:hAnsi="Times New Roman"/>
        </w:rPr>
      </w:pPr>
    </w:p>
    <w:p w14:paraId="21BB3F8E" w14:textId="58A206FF" w:rsidR="005035C6" w:rsidRPr="00B25F19" w:rsidRDefault="006D7A4E" w:rsidP="00AF0A7A">
      <w:pPr>
        <w:rPr>
          <w:rFonts w:ascii="Times New Roman" w:eastAsia="ＭＳ 明朝" w:hAnsi="Times New Roman"/>
          <w:b/>
          <w:bCs/>
          <w:sz w:val="41"/>
          <w:szCs w:val="42"/>
        </w:rPr>
      </w:pPr>
      <w:r w:rsidRPr="00B25F19">
        <w:rPr>
          <w:rFonts w:ascii="Times New Roman" w:eastAsia="ＭＳ 明朝" w:hAnsi="Times New Roman" w:hint="eastAsia"/>
          <w:b/>
          <w:bCs/>
          <w:sz w:val="41"/>
          <w:szCs w:val="42"/>
        </w:rPr>
        <w:lastRenderedPageBreak/>
        <w:t>第</w:t>
      </w:r>
      <w:r w:rsidRPr="00B25F19">
        <w:rPr>
          <w:rFonts w:ascii="Times New Roman" w:eastAsia="ＭＳ 明朝" w:hAnsi="Times New Roman" w:hint="eastAsia"/>
          <w:b/>
          <w:bCs/>
          <w:sz w:val="41"/>
          <w:szCs w:val="42"/>
        </w:rPr>
        <w:t>3</w:t>
      </w:r>
      <w:r w:rsidRPr="00B25F19">
        <w:rPr>
          <w:rFonts w:ascii="Times New Roman" w:eastAsia="ＭＳ 明朝" w:hAnsi="Times New Roman" w:hint="eastAsia"/>
          <w:b/>
          <w:bCs/>
          <w:sz w:val="41"/>
          <w:szCs w:val="42"/>
        </w:rPr>
        <w:t>章　電力取引モデル</w:t>
      </w:r>
    </w:p>
    <w:p w14:paraId="3C113EE8" w14:textId="7CA72AA3" w:rsidR="005035C6" w:rsidRPr="00B25F19" w:rsidRDefault="005035C6" w:rsidP="00AF0A7A">
      <w:pPr>
        <w:rPr>
          <w:rFonts w:ascii="Times New Roman" w:eastAsia="ＭＳ 明朝" w:hAnsi="Times New Roman"/>
        </w:rPr>
      </w:pPr>
    </w:p>
    <w:p w14:paraId="2D5E622B" w14:textId="379E29B9" w:rsidR="006D7A4E" w:rsidRPr="00B25F19" w:rsidRDefault="006D7A4E" w:rsidP="006D7A4E">
      <w:pPr>
        <w:tabs>
          <w:tab w:val="right" w:leader="dot" w:pos="8400"/>
        </w:tabs>
        <w:rPr>
          <w:rFonts w:ascii="Times New Roman" w:eastAsia="ＭＳ 明朝" w:hAnsi="Times New Roman"/>
          <w:b/>
          <w:bCs/>
          <w:sz w:val="27"/>
          <w:szCs w:val="28"/>
        </w:rPr>
      </w:pPr>
      <w:r w:rsidRPr="00B25F19">
        <w:rPr>
          <w:rFonts w:ascii="Times New Roman" w:eastAsia="ＭＳ 明朝" w:hAnsi="Times New Roman" w:hint="eastAsia"/>
          <w:b/>
          <w:bCs/>
          <w:sz w:val="27"/>
          <w:szCs w:val="28"/>
        </w:rPr>
        <w:t>3.1</w:t>
      </w:r>
      <w:r w:rsidRPr="00B25F19">
        <w:rPr>
          <w:rFonts w:ascii="Times New Roman" w:eastAsia="ＭＳ 明朝" w:hAnsi="Times New Roman" w:hint="eastAsia"/>
          <w:b/>
          <w:bCs/>
          <w:sz w:val="27"/>
          <w:szCs w:val="28"/>
        </w:rPr>
        <w:t xml:space="preserve">　システム概要</w:t>
      </w:r>
    </w:p>
    <w:p w14:paraId="341B9FAF" w14:textId="0DF52796" w:rsidR="005035C6" w:rsidRPr="00B25F19" w:rsidRDefault="005035C6" w:rsidP="00AF0A7A">
      <w:pPr>
        <w:rPr>
          <w:rFonts w:ascii="Times New Roman" w:eastAsia="ＭＳ 明朝" w:hAnsi="Times New Roman"/>
        </w:rPr>
      </w:pPr>
    </w:p>
    <w:p w14:paraId="10FC66FC" w14:textId="738BE49D" w:rsidR="003E19EB" w:rsidRPr="00B25F19" w:rsidRDefault="003E19EB" w:rsidP="00AF0A7A">
      <w:pPr>
        <w:rPr>
          <w:rFonts w:ascii="Times New Roman" w:eastAsia="ＭＳ 明朝" w:hAnsi="Times New Roman"/>
        </w:rPr>
      </w:pPr>
      <w:r w:rsidRPr="00B25F19">
        <w:rPr>
          <w:rFonts w:ascii="Times New Roman" w:eastAsia="ＭＳ 明朝" w:hAnsi="Times New Roman" w:hint="eastAsia"/>
        </w:rPr>
        <w:t xml:space="preserve">　本研究で使用するシステムの概要図を図</w:t>
      </w:r>
      <w:r w:rsidRPr="00B25F19">
        <w:rPr>
          <w:rFonts w:ascii="Times New Roman" w:eastAsia="ＭＳ 明朝" w:hAnsi="Times New Roman" w:hint="eastAsia"/>
        </w:rPr>
        <w:t>3.1</w:t>
      </w:r>
      <w:r w:rsidRPr="00B25F19">
        <w:rPr>
          <w:rFonts w:ascii="Times New Roman" w:eastAsia="ＭＳ 明朝" w:hAnsi="Times New Roman" w:hint="eastAsia"/>
        </w:rPr>
        <w:t>に示す。電力取引を行う</w:t>
      </w:r>
      <w:r w:rsidRPr="00B25F19">
        <w:rPr>
          <w:rFonts w:ascii="Times New Roman" w:eastAsia="ＭＳ 明朝" w:hAnsi="Times New Roman" w:cs="Times New Roman"/>
        </w:rPr>
        <w:t>Prosumer</w:t>
      </w:r>
      <w:r w:rsidRPr="00B25F19">
        <w:rPr>
          <w:rFonts w:ascii="Times New Roman" w:eastAsia="ＭＳ 明朝" w:hAnsi="Times New Roman" w:hint="eastAsia"/>
        </w:rPr>
        <w:t>および</w:t>
      </w:r>
      <w:r w:rsidRPr="00B25F19">
        <w:rPr>
          <w:rFonts w:ascii="Times New Roman" w:eastAsia="ＭＳ 明朝" w:hAnsi="Times New Roman" w:cs="Times New Roman"/>
        </w:rPr>
        <w:t>Consumer</w:t>
      </w:r>
      <w:r w:rsidRPr="00B25F19">
        <w:rPr>
          <w:rFonts w:ascii="Times New Roman" w:eastAsia="ＭＳ 明朝" w:hAnsi="Times New Roman" w:hint="eastAsia"/>
        </w:rPr>
        <w:t>は同じブロックチェーンシステムに取引情報を反映する。また、そのブロックチェーンシステムは電気事業者が管理する。</w:t>
      </w:r>
    </w:p>
    <w:p w14:paraId="401CD926" w14:textId="2DC34E5D" w:rsidR="003E19EB" w:rsidRPr="00B25F19" w:rsidRDefault="003E19EB" w:rsidP="00AF0A7A">
      <w:pPr>
        <w:rPr>
          <w:rFonts w:ascii="Times New Roman" w:eastAsia="ＭＳ 明朝" w:hAnsi="Times New Roman"/>
        </w:rPr>
      </w:pPr>
    </w:p>
    <w:p w14:paraId="38A20B2B" w14:textId="4D296D28" w:rsidR="003E19EB" w:rsidRPr="00B25F19" w:rsidRDefault="00400C3B" w:rsidP="00AF0A7A">
      <w:pPr>
        <w:rPr>
          <w:rFonts w:ascii="Times New Roman" w:eastAsia="ＭＳ 明朝" w:hAnsi="Times New Roman"/>
        </w:rPr>
      </w:pPr>
      <w:r w:rsidRPr="00B25F19">
        <w:rPr>
          <w:rFonts w:ascii="Times New Roman" w:eastAsia="ＭＳ 明朝" w:hAnsi="Times New Roman"/>
          <w:noProof/>
        </w:rPr>
        <w:drawing>
          <wp:anchor distT="0" distB="0" distL="114300" distR="114300" simplePos="0" relativeHeight="251668480" behindDoc="1" locked="0" layoutInCell="1" allowOverlap="1" wp14:anchorId="494D65C2" wp14:editId="0700A0C1">
            <wp:simplePos x="0" y="0"/>
            <wp:positionH relativeFrom="margin">
              <wp:align>center</wp:align>
            </wp:positionH>
            <wp:positionV relativeFrom="paragraph">
              <wp:posOffset>34925</wp:posOffset>
            </wp:positionV>
            <wp:extent cx="4163006" cy="2905530"/>
            <wp:effectExtent l="0" t="0" r="9525" b="0"/>
            <wp:wrapNone/>
            <wp:docPr id="3" name="図 3"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ダイアグラム&#10;&#10;自動的に生成された説明"/>
                    <pic:cNvPicPr/>
                  </pic:nvPicPr>
                  <pic:blipFill>
                    <a:blip r:embed="rId18">
                      <a:extLst>
                        <a:ext uri="{28A0092B-C50C-407E-A947-70E740481C1C}">
                          <a14:useLocalDpi xmlns:a14="http://schemas.microsoft.com/office/drawing/2010/main" val="0"/>
                        </a:ext>
                      </a:extLst>
                    </a:blip>
                    <a:stretch>
                      <a:fillRect/>
                    </a:stretch>
                  </pic:blipFill>
                  <pic:spPr>
                    <a:xfrm>
                      <a:off x="0" y="0"/>
                      <a:ext cx="4163006" cy="2905530"/>
                    </a:xfrm>
                    <a:prstGeom prst="rect">
                      <a:avLst/>
                    </a:prstGeom>
                  </pic:spPr>
                </pic:pic>
              </a:graphicData>
            </a:graphic>
          </wp:anchor>
        </w:drawing>
      </w:r>
    </w:p>
    <w:p w14:paraId="1DC1955A" w14:textId="268B525F" w:rsidR="003E19EB" w:rsidRPr="00B25F19" w:rsidRDefault="003E19EB" w:rsidP="00AF0A7A">
      <w:pPr>
        <w:rPr>
          <w:rFonts w:ascii="Times New Roman" w:eastAsia="ＭＳ 明朝" w:hAnsi="Times New Roman"/>
        </w:rPr>
      </w:pPr>
    </w:p>
    <w:p w14:paraId="49E3D496" w14:textId="445F62AC" w:rsidR="003E19EB" w:rsidRPr="00B25F19" w:rsidRDefault="003E19EB" w:rsidP="00AF0A7A">
      <w:pPr>
        <w:rPr>
          <w:rFonts w:ascii="Times New Roman" w:eastAsia="ＭＳ 明朝" w:hAnsi="Times New Roman"/>
        </w:rPr>
      </w:pPr>
    </w:p>
    <w:p w14:paraId="1A5934B5" w14:textId="6B47BD85" w:rsidR="003E19EB" w:rsidRPr="00B25F19" w:rsidRDefault="003E19EB" w:rsidP="00AF0A7A">
      <w:pPr>
        <w:rPr>
          <w:rFonts w:ascii="Times New Roman" w:eastAsia="ＭＳ 明朝" w:hAnsi="Times New Roman"/>
        </w:rPr>
      </w:pPr>
    </w:p>
    <w:p w14:paraId="3A3E993E" w14:textId="0E89B82B" w:rsidR="003E19EB" w:rsidRPr="00B25F19" w:rsidRDefault="003E19EB" w:rsidP="00AF0A7A">
      <w:pPr>
        <w:rPr>
          <w:rFonts w:ascii="Times New Roman" w:eastAsia="ＭＳ 明朝" w:hAnsi="Times New Roman"/>
        </w:rPr>
      </w:pPr>
    </w:p>
    <w:p w14:paraId="546AF886" w14:textId="26CD21A5" w:rsidR="003E19EB" w:rsidRPr="00B25F19" w:rsidRDefault="003E19EB" w:rsidP="00AF0A7A">
      <w:pPr>
        <w:rPr>
          <w:rFonts w:ascii="Times New Roman" w:eastAsia="ＭＳ 明朝" w:hAnsi="Times New Roman"/>
        </w:rPr>
      </w:pPr>
    </w:p>
    <w:p w14:paraId="26907F2D" w14:textId="106B98B9" w:rsidR="003E19EB" w:rsidRPr="00B25F19" w:rsidRDefault="003E19EB" w:rsidP="00AF0A7A">
      <w:pPr>
        <w:rPr>
          <w:rFonts w:ascii="Times New Roman" w:eastAsia="ＭＳ 明朝" w:hAnsi="Times New Roman"/>
        </w:rPr>
      </w:pPr>
    </w:p>
    <w:p w14:paraId="0ACEAD9A" w14:textId="35E6AFDB" w:rsidR="003E19EB" w:rsidRPr="00B25F19" w:rsidRDefault="003E19EB" w:rsidP="00AF0A7A">
      <w:pPr>
        <w:rPr>
          <w:rFonts w:ascii="Times New Roman" w:eastAsia="ＭＳ 明朝" w:hAnsi="Times New Roman"/>
        </w:rPr>
      </w:pPr>
    </w:p>
    <w:p w14:paraId="6DF54643" w14:textId="75957325" w:rsidR="003E19EB" w:rsidRPr="00B25F19" w:rsidRDefault="003E19EB" w:rsidP="00AF0A7A">
      <w:pPr>
        <w:rPr>
          <w:rFonts w:ascii="Times New Roman" w:eastAsia="ＭＳ 明朝" w:hAnsi="Times New Roman"/>
        </w:rPr>
      </w:pPr>
    </w:p>
    <w:p w14:paraId="016F478F" w14:textId="2518E8D5" w:rsidR="003E19EB" w:rsidRPr="00B25F19" w:rsidRDefault="003E19EB" w:rsidP="00AF0A7A">
      <w:pPr>
        <w:rPr>
          <w:rFonts w:ascii="Times New Roman" w:eastAsia="ＭＳ 明朝" w:hAnsi="Times New Roman"/>
        </w:rPr>
      </w:pPr>
    </w:p>
    <w:p w14:paraId="47A8E97A" w14:textId="3611D835" w:rsidR="003E19EB" w:rsidRPr="00B25F19" w:rsidRDefault="003E19EB" w:rsidP="00AF0A7A">
      <w:pPr>
        <w:rPr>
          <w:rFonts w:ascii="Times New Roman" w:eastAsia="ＭＳ 明朝" w:hAnsi="Times New Roman"/>
        </w:rPr>
      </w:pPr>
    </w:p>
    <w:p w14:paraId="65A0342E" w14:textId="4DFEBB20" w:rsidR="003E19EB" w:rsidRPr="00B25F19" w:rsidRDefault="003E19EB" w:rsidP="00AF0A7A">
      <w:pPr>
        <w:rPr>
          <w:rFonts w:ascii="Times New Roman" w:eastAsia="ＭＳ 明朝" w:hAnsi="Times New Roman"/>
        </w:rPr>
      </w:pPr>
    </w:p>
    <w:p w14:paraId="405DA27A" w14:textId="632EF2B7" w:rsidR="003E19EB" w:rsidRPr="00B25F19" w:rsidRDefault="003E19EB" w:rsidP="00AF0A7A">
      <w:pPr>
        <w:rPr>
          <w:rFonts w:ascii="Times New Roman" w:eastAsia="ＭＳ 明朝" w:hAnsi="Times New Roman"/>
        </w:rPr>
      </w:pPr>
    </w:p>
    <w:p w14:paraId="1B2252DD" w14:textId="198E78FF" w:rsidR="003E19EB" w:rsidRPr="00B25F19" w:rsidRDefault="00400C3B" w:rsidP="00400C3B">
      <w:pPr>
        <w:jc w:val="center"/>
        <w:rPr>
          <w:rFonts w:ascii="Times New Roman" w:eastAsia="ＭＳ 明朝" w:hAnsi="Times New Roman"/>
        </w:rPr>
      </w:pPr>
      <w:r w:rsidRPr="00B25F19">
        <w:rPr>
          <w:rFonts w:ascii="Times New Roman" w:eastAsia="ＭＳ 明朝" w:hAnsi="Times New Roman" w:hint="eastAsia"/>
        </w:rPr>
        <w:t>図</w:t>
      </w:r>
      <w:r w:rsidRPr="00B25F19">
        <w:rPr>
          <w:rFonts w:ascii="Times New Roman" w:eastAsia="ＭＳ 明朝" w:hAnsi="Times New Roman" w:hint="eastAsia"/>
        </w:rPr>
        <w:t>3.1</w:t>
      </w:r>
      <w:r w:rsidRPr="00B25F19">
        <w:rPr>
          <w:rFonts w:ascii="Times New Roman" w:eastAsia="ＭＳ 明朝" w:hAnsi="Times New Roman" w:hint="eastAsia"/>
        </w:rPr>
        <w:t xml:space="preserve">　電力システム概要</w:t>
      </w:r>
    </w:p>
    <w:p w14:paraId="1D53B6DB" w14:textId="74DEB859" w:rsidR="003E19EB" w:rsidRPr="00B25F19" w:rsidRDefault="00871005">
      <w:pPr>
        <w:jc w:val="center"/>
        <w:rPr>
          <w:rFonts w:ascii="Times New Roman" w:eastAsia="ＭＳ 明朝" w:hAnsi="Times New Roman"/>
        </w:rPr>
        <w:pPrChange w:id="8" w:author="hideto.9948@gmail.com" w:date="2022-02-02T16:52:00Z">
          <w:pPr/>
        </w:pPrChange>
      </w:pPr>
      <w:ins w:id="9" w:author="hideto.9948@gmail.com" w:date="2022-02-02T16:52:00Z">
        <w:r>
          <w:rPr>
            <w:rFonts w:ascii="Times New Roman" w:eastAsia="ＭＳ 明朝" w:hAnsi="Times New Roman" w:hint="eastAsia"/>
          </w:rPr>
          <w:t>F</w:t>
        </w:r>
        <w:r>
          <w:rPr>
            <w:rFonts w:ascii="Times New Roman" w:eastAsia="ＭＳ 明朝" w:hAnsi="Times New Roman"/>
          </w:rPr>
          <w:t xml:space="preserve">ig. 3.1 </w:t>
        </w:r>
        <w:r w:rsidRPr="00871005">
          <w:rPr>
            <w:rFonts w:ascii="Times New Roman" w:eastAsia="ＭＳ 明朝" w:hAnsi="Times New Roman"/>
          </w:rPr>
          <w:t>Power system overview</w:t>
        </w:r>
      </w:ins>
    </w:p>
    <w:p w14:paraId="5B9294C0" w14:textId="467B3074" w:rsidR="003E19EB" w:rsidRDefault="003E19EB" w:rsidP="00AF0A7A">
      <w:pPr>
        <w:rPr>
          <w:rFonts w:ascii="Times New Roman" w:eastAsia="ＭＳ 明朝" w:hAnsi="Times New Roman"/>
        </w:rPr>
      </w:pPr>
    </w:p>
    <w:p w14:paraId="7EFEAE4D" w14:textId="0588C720" w:rsidR="00A441C2" w:rsidRDefault="00A441C2" w:rsidP="00AF0A7A">
      <w:pPr>
        <w:rPr>
          <w:rFonts w:ascii="Times New Roman" w:eastAsia="ＭＳ 明朝" w:hAnsi="Times New Roman"/>
        </w:rPr>
      </w:pPr>
      <w:r>
        <w:rPr>
          <w:rFonts w:ascii="Times New Roman" w:eastAsia="ＭＳ 明朝" w:hAnsi="Times New Roman" w:hint="eastAsia"/>
        </w:rPr>
        <w:t xml:space="preserve">　ここで、</w:t>
      </w:r>
      <w:r>
        <w:rPr>
          <w:rFonts w:ascii="Times New Roman" w:eastAsia="ＭＳ 明朝" w:hAnsi="Times New Roman" w:hint="eastAsia"/>
        </w:rPr>
        <w:t>P</w:t>
      </w:r>
      <w:r>
        <w:rPr>
          <w:rFonts w:ascii="Times New Roman" w:eastAsia="ＭＳ 明朝" w:hAnsi="Times New Roman"/>
        </w:rPr>
        <w:t>rosumer</w:t>
      </w:r>
      <w:r>
        <w:rPr>
          <w:rFonts w:ascii="Times New Roman" w:eastAsia="ＭＳ 明朝" w:hAnsi="Times New Roman" w:hint="eastAsia"/>
        </w:rPr>
        <w:t>と</w:t>
      </w:r>
      <w:r>
        <w:rPr>
          <w:rFonts w:ascii="Times New Roman" w:eastAsia="ＭＳ 明朝" w:hAnsi="Times New Roman" w:hint="eastAsia"/>
        </w:rPr>
        <w:t>C</w:t>
      </w:r>
      <w:r>
        <w:rPr>
          <w:rFonts w:ascii="Times New Roman" w:eastAsia="ＭＳ 明朝" w:hAnsi="Times New Roman"/>
        </w:rPr>
        <w:t>onsumer</w:t>
      </w:r>
      <w:r>
        <w:rPr>
          <w:rFonts w:ascii="Times New Roman" w:eastAsia="ＭＳ 明朝" w:hAnsi="Times New Roman" w:hint="eastAsia"/>
        </w:rPr>
        <w:t>について説明する。</w:t>
      </w:r>
    </w:p>
    <w:p w14:paraId="228DB6A3" w14:textId="31A445A9" w:rsidR="00A441C2" w:rsidRDefault="00A441C2" w:rsidP="00AF0A7A">
      <w:pPr>
        <w:rPr>
          <w:rFonts w:ascii="Times New Roman" w:eastAsia="ＭＳ 明朝" w:hAnsi="Times New Roman"/>
        </w:rPr>
      </w:pPr>
    </w:p>
    <w:p w14:paraId="061131F3" w14:textId="37F6F520" w:rsidR="00A441C2" w:rsidRPr="00A441C2" w:rsidRDefault="00A441C2" w:rsidP="00AF0A7A">
      <w:pPr>
        <w:rPr>
          <w:rFonts w:ascii="Times New Roman" w:eastAsia="ＭＳ 明朝" w:hAnsi="Times New Roman"/>
          <w:b/>
          <w:bCs/>
          <w:sz w:val="23"/>
          <w:szCs w:val="24"/>
          <w:u w:val="single"/>
        </w:rPr>
      </w:pPr>
      <w:r w:rsidRPr="00A441C2">
        <w:rPr>
          <w:rFonts w:ascii="Times New Roman" w:eastAsia="ＭＳ 明朝" w:hAnsi="Times New Roman" w:hint="eastAsia"/>
          <w:b/>
          <w:bCs/>
          <w:sz w:val="23"/>
          <w:szCs w:val="24"/>
          <w:u w:val="single"/>
        </w:rPr>
        <w:t>P</w:t>
      </w:r>
      <w:r w:rsidRPr="00A441C2">
        <w:rPr>
          <w:rFonts w:ascii="Times New Roman" w:eastAsia="ＭＳ 明朝" w:hAnsi="Times New Roman"/>
          <w:b/>
          <w:bCs/>
          <w:sz w:val="23"/>
          <w:szCs w:val="24"/>
          <w:u w:val="single"/>
        </w:rPr>
        <w:t>rosumer</w:t>
      </w:r>
    </w:p>
    <w:p w14:paraId="49F8DFEA" w14:textId="426026B7" w:rsidR="00A441C2" w:rsidRDefault="00A441C2" w:rsidP="00AF0A7A">
      <w:pPr>
        <w:rPr>
          <w:rFonts w:ascii="Times New Roman" w:eastAsia="ＭＳ 明朝" w:hAnsi="Times New Roman"/>
        </w:rPr>
      </w:pPr>
      <w:r>
        <w:rPr>
          <w:rFonts w:ascii="Times New Roman" w:eastAsia="ＭＳ 明朝" w:hAnsi="Times New Roman" w:hint="eastAsia"/>
        </w:rPr>
        <w:t xml:space="preserve">　生産消費者と呼ぶこともある。</w:t>
      </w:r>
      <w:r w:rsidR="00EE01C1">
        <w:rPr>
          <w:rFonts w:ascii="Times New Roman" w:eastAsia="ＭＳ 明朝" w:hAnsi="Times New Roman" w:hint="eastAsia"/>
        </w:rPr>
        <w:t>太陽光発電（</w:t>
      </w:r>
      <w:r w:rsidR="00EE01C1">
        <w:rPr>
          <w:rFonts w:ascii="Times New Roman" w:eastAsia="ＭＳ 明朝" w:hAnsi="Times New Roman" w:hint="eastAsia"/>
        </w:rPr>
        <w:t>P</w:t>
      </w:r>
      <w:r w:rsidR="00EE01C1">
        <w:rPr>
          <w:rFonts w:ascii="Times New Roman" w:eastAsia="ＭＳ 明朝" w:hAnsi="Times New Roman"/>
        </w:rPr>
        <w:t>V: Photo Voltaic</w:t>
      </w:r>
      <w:r w:rsidR="00EE01C1">
        <w:rPr>
          <w:rFonts w:ascii="Times New Roman" w:eastAsia="ＭＳ 明朝" w:hAnsi="Times New Roman" w:hint="eastAsia"/>
        </w:rPr>
        <w:t>）システムによって発電する機能を持ち電力を供給できる、かつ</w:t>
      </w:r>
      <w:r w:rsidR="00EE01C1">
        <w:rPr>
          <w:rFonts w:ascii="Times New Roman" w:eastAsia="ＭＳ 明朝" w:hAnsi="Times New Roman" w:hint="eastAsia"/>
        </w:rPr>
        <w:t>EV</w:t>
      </w:r>
      <w:r w:rsidR="00EE01C1">
        <w:rPr>
          <w:rFonts w:ascii="Times New Roman" w:eastAsia="ＭＳ 明朝" w:hAnsi="Times New Roman" w:hint="eastAsia"/>
        </w:rPr>
        <w:t>（</w:t>
      </w:r>
      <w:r w:rsidR="00EE01C1">
        <w:rPr>
          <w:rFonts w:ascii="Times New Roman" w:eastAsia="ＭＳ 明朝" w:hAnsi="Times New Roman" w:hint="eastAsia"/>
        </w:rPr>
        <w:t>E</w:t>
      </w:r>
      <w:r w:rsidR="00EE01C1">
        <w:rPr>
          <w:rFonts w:ascii="Times New Roman" w:eastAsia="ＭＳ 明朝" w:hAnsi="Times New Roman"/>
        </w:rPr>
        <w:t>lectric Vehicle</w:t>
      </w:r>
      <w:r w:rsidR="00EE01C1">
        <w:rPr>
          <w:rFonts w:ascii="Times New Roman" w:eastAsia="ＭＳ 明朝" w:hAnsi="Times New Roman" w:hint="eastAsia"/>
        </w:rPr>
        <w:t>）や蓄電池のような充電等の需要がある家庭のこと</w:t>
      </w:r>
      <w:r w:rsidR="00736287">
        <w:rPr>
          <w:rFonts w:ascii="Times New Roman" w:eastAsia="ＭＳ 明朝" w:hAnsi="Times New Roman" w:hint="eastAsia"/>
        </w:rPr>
        <w:t>。</w:t>
      </w:r>
    </w:p>
    <w:p w14:paraId="4AE8492B" w14:textId="4C4BC5F8" w:rsidR="00A441C2" w:rsidRDefault="00A441C2" w:rsidP="00AF0A7A">
      <w:pPr>
        <w:rPr>
          <w:rFonts w:ascii="Times New Roman" w:eastAsia="ＭＳ 明朝" w:hAnsi="Times New Roman"/>
        </w:rPr>
      </w:pPr>
    </w:p>
    <w:p w14:paraId="11F6A2A6" w14:textId="579F6BA5" w:rsidR="00A441C2" w:rsidRPr="00EE01C1" w:rsidRDefault="00EE01C1" w:rsidP="00AF0A7A">
      <w:pPr>
        <w:rPr>
          <w:rFonts w:ascii="Times New Roman" w:eastAsia="ＭＳ 明朝" w:hAnsi="Times New Roman"/>
          <w:b/>
          <w:bCs/>
          <w:sz w:val="23"/>
          <w:szCs w:val="24"/>
          <w:u w:val="single"/>
        </w:rPr>
      </w:pPr>
      <w:r w:rsidRPr="00EE01C1">
        <w:rPr>
          <w:rFonts w:ascii="Times New Roman" w:eastAsia="ＭＳ 明朝" w:hAnsi="Times New Roman" w:hint="eastAsia"/>
          <w:b/>
          <w:bCs/>
          <w:sz w:val="23"/>
          <w:szCs w:val="24"/>
          <w:u w:val="single"/>
        </w:rPr>
        <w:t>C</w:t>
      </w:r>
      <w:r w:rsidRPr="00EE01C1">
        <w:rPr>
          <w:rFonts w:ascii="Times New Roman" w:eastAsia="ＭＳ 明朝" w:hAnsi="Times New Roman"/>
          <w:b/>
          <w:bCs/>
          <w:sz w:val="23"/>
          <w:szCs w:val="24"/>
          <w:u w:val="single"/>
        </w:rPr>
        <w:t>onsumer</w:t>
      </w:r>
    </w:p>
    <w:p w14:paraId="1A0AA185" w14:textId="3B8797E0" w:rsidR="00A441C2" w:rsidRDefault="00EE01C1" w:rsidP="00AF0A7A">
      <w:pPr>
        <w:rPr>
          <w:rFonts w:ascii="Times New Roman" w:eastAsia="ＭＳ 明朝" w:hAnsi="Times New Roman"/>
        </w:rPr>
      </w:pPr>
      <w:r>
        <w:rPr>
          <w:rFonts w:ascii="Times New Roman" w:eastAsia="ＭＳ 明朝" w:hAnsi="Times New Roman" w:hint="eastAsia"/>
        </w:rPr>
        <w:t xml:space="preserve">　需要家とも呼ぶ。</w:t>
      </w:r>
      <w:r w:rsidR="00736287">
        <w:rPr>
          <w:rFonts w:ascii="Times New Roman" w:eastAsia="ＭＳ 明朝" w:hAnsi="Times New Roman" w:hint="eastAsia"/>
        </w:rPr>
        <w:t>EV</w:t>
      </w:r>
      <w:r w:rsidR="00736287">
        <w:rPr>
          <w:rFonts w:ascii="Times New Roman" w:eastAsia="ＭＳ 明朝" w:hAnsi="Times New Roman" w:hint="eastAsia"/>
        </w:rPr>
        <w:t>（</w:t>
      </w:r>
      <w:r w:rsidR="00736287">
        <w:rPr>
          <w:rFonts w:ascii="Times New Roman" w:eastAsia="ＭＳ 明朝" w:hAnsi="Times New Roman" w:hint="eastAsia"/>
        </w:rPr>
        <w:t>E</w:t>
      </w:r>
      <w:r w:rsidR="00736287">
        <w:rPr>
          <w:rFonts w:ascii="Times New Roman" w:eastAsia="ＭＳ 明朝" w:hAnsi="Times New Roman"/>
        </w:rPr>
        <w:t>lectric Vehicle</w:t>
      </w:r>
      <w:r w:rsidR="00736287">
        <w:rPr>
          <w:rFonts w:ascii="Times New Roman" w:eastAsia="ＭＳ 明朝" w:hAnsi="Times New Roman" w:hint="eastAsia"/>
        </w:rPr>
        <w:t>）や蓄電池のような充電等の需要がある家庭のこと。</w:t>
      </w:r>
    </w:p>
    <w:p w14:paraId="3AEA0359" w14:textId="3E8F2E25" w:rsidR="00A441C2" w:rsidRDefault="00A441C2" w:rsidP="00AF0A7A">
      <w:pPr>
        <w:rPr>
          <w:rFonts w:ascii="Times New Roman" w:eastAsia="ＭＳ 明朝" w:hAnsi="Times New Roman"/>
        </w:rPr>
      </w:pPr>
    </w:p>
    <w:p w14:paraId="16C1DDFE" w14:textId="77777777" w:rsidR="00A441C2" w:rsidRPr="00B25F19" w:rsidRDefault="00A441C2" w:rsidP="00AF0A7A">
      <w:pPr>
        <w:rPr>
          <w:rFonts w:ascii="Times New Roman" w:eastAsia="ＭＳ 明朝" w:hAnsi="Times New Roman"/>
        </w:rPr>
      </w:pPr>
    </w:p>
    <w:p w14:paraId="112DED38" w14:textId="29F24A4C" w:rsidR="008B0463" w:rsidRPr="00B25F19" w:rsidRDefault="008B0463" w:rsidP="008B0463">
      <w:pPr>
        <w:tabs>
          <w:tab w:val="right" w:leader="dot" w:pos="8400"/>
        </w:tabs>
        <w:rPr>
          <w:rFonts w:ascii="Times New Roman" w:eastAsia="ＭＳ 明朝" w:hAnsi="Times New Roman"/>
          <w:b/>
          <w:bCs/>
          <w:sz w:val="27"/>
          <w:szCs w:val="28"/>
        </w:rPr>
      </w:pPr>
      <w:r w:rsidRPr="00B25F19">
        <w:rPr>
          <w:rFonts w:ascii="Times New Roman" w:eastAsia="ＭＳ 明朝" w:hAnsi="Times New Roman" w:hint="eastAsia"/>
          <w:b/>
          <w:bCs/>
          <w:sz w:val="27"/>
          <w:szCs w:val="28"/>
        </w:rPr>
        <w:lastRenderedPageBreak/>
        <w:t>3.2</w:t>
      </w:r>
      <w:r w:rsidRPr="00B25F19">
        <w:rPr>
          <w:rFonts w:ascii="Times New Roman" w:eastAsia="ＭＳ 明朝" w:hAnsi="Times New Roman" w:hint="eastAsia"/>
          <w:b/>
          <w:bCs/>
          <w:sz w:val="27"/>
          <w:szCs w:val="28"/>
        </w:rPr>
        <w:t xml:space="preserve">　取引時間</w:t>
      </w:r>
    </w:p>
    <w:p w14:paraId="3A45E680" w14:textId="09C483D7" w:rsidR="005035C6" w:rsidRPr="00B25F19" w:rsidRDefault="005035C6" w:rsidP="00AF0A7A">
      <w:pPr>
        <w:rPr>
          <w:rFonts w:ascii="Times New Roman" w:eastAsia="ＭＳ 明朝" w:hAnsi="Times New Roman"/>
        </w:rPr>
      </w:pPr>
    </w:p>
    <w:p w14:paraId="5302813B" w14:textId="7B00E52F" w:rsidR="00400C3B" w:rsidRPr="00B25F19" w:rsidRDefault="00400C3B" w:rsidP="00AF0A7A">
      <w:pPr>
        <w:rPr>
          <w:rFonts w:ascii="Times New Roman" w:eastAsia="ＭＳ 明朝" w:hAnsi="Times New Roman"/>
        </w:rPr>
      </w:pPr>
      <w:r w:rsidRPr="00B25F19">
        <w:rPr>
          <w:rFonts w:ascii="Times New Roman" w:eastAsia="ＭＳ 明朝" w:hAnsi="Times New Roman" w:hint="eastAsia"/>
        </w:rPr>
        <w:t xml:space="preserve">　図</w:t>
      </w:r>
      <w:r w:rsidRPr="00B25F19">
        <w:rPr>
          <w:rFonts w:ascii="Times New Roman" w:eastAsia="ＭＳ 明朝" w:hAnsi="Times New Roman" w:hint="eastAsia"/>
        </w:rPr>
        <w:t>3.2</w:t>
      </w:r>
      <w:r w:rsidRPr="00B25F19">
        <w:rPr>
          <w:rFonts w:ascii="Times New Roman" w:eastAsia="ＭＳ 明朝" w:hAnsi="Times New Roman" w:hint="eastAsia"/>
        </w:rPr>
        <w:t>に電力取引システムの取引時間に関する図を示す。一般に時間前市場では</w:t>
      </w:r>
      <w:r w:rsidRPr="00B25F19">
        <w:rPr>
          <w:rFonts w:ascii="Times New Roman" w:eastAsia="ＭＳ 明朝" w:hAnsi="Times New Roman" w:hint="eastAsia"/>
        </w:rPr>
        <w:t>30</w:t>
      </w:r>
      <w:r w:rsidRPr="00B25F19">
        <w:rPr>
          <w:rFonts w:ascii="Times New Roman" w:eastAsia="ＭＳ 明朝" w:hAnsi="Times New Roman" w:hint="eastAsia"/>
        </w:rPr>
        <w:t>分を単位として取引されている。まず、</w:t>
      </w:r>
      <w:r w:rsidR="00D9630F" w:rsidRPr="00B25F19">
        <w:rPr>
          <w:rFonts w:ascii="Times New Roman" w:eastAsia="ＭＳ 明朝" w:hAnsi="Times New Roman" w:cs="Times New Roman"/>
        </w:rPr>
        <w:t>Consumer</w:t>
      </w:r>
      <w:r w:rsidRPr="00B25F19">
        <w:rPr>
          <w:rFonts w:ascii="Times New Roman" w:eastAsia="ＭＳ 明朝" w:hAnsi="Times New Roman" w:hint="eastAsia"/>
        </w:rPr>
        <w:t>と</w:t>
      </w:r>
      <w:r w:rsidR="00D9630F" w:rsidRPr="00B25F19">
        <w:rPr>
          <w:rFonts w:ascii="Times New Roman" w:eastAsia="ＭＳ 明朝" w:hAnsi="Times New Roman" w:cs="Times New Roman"/>
        </w:rPr>
        <w:t>Prosumer</w:t>
      </w:r>
      <w:r w:rsidRPr="00B25F19">
        <w:rPr>
          <w:rFonts w:ascii="Times New Roman" w:eastAsia="ＭＳ 明朝" w:hAnsi="Times New Roman" w:hint="eastAsia"/>
        </w:rPr>
        <w:t>を募集する。</w:t>
      </w:r>
      <w:r w:rsidR="00D9630F" w:rsidRPr="00B25F19">
        <w:rPr>
          <w:rFonts w:ascii="Times New Roman" w:eastAsia="ＭＳ 明朝" w:hAnsi="Times New Roman" w:cs="Times New Roman"/>
        </w:rPr>
        <w:t>Consumer</w:t>
      </w:r>
      <w:r w:rsidRPr="00B25F19">
        <w:rPr>
          <w:rFonts w:ascii="Times New Roman" w:eastAsia="ＭＳ 明朝" w:hAnsi="Times New Roman" w:hint="eastAsia"/>
        </w:rPr>
        <w:t>は購入したい電力量と</w:t>
      </w:r>
      <w:r w:rsidRPr="00B25F19">
        <w:rPr>
          <w:rFonts w:ascii="Times New Roman" w:eastAsia="ＭＳ 明朝" w:hAnsi="Times New Roman" w:cs="Times New Roman"/>
        </w:rPr>
        <w:t>1kwh</w:t>
      </w:r>
      <w:r w:rsidRPr="00B25F19">
        <w:rPr>
          <w:rFonts w:ascii="Times New Roman" w:eastAsia="ＭＳ 明朝" w:hAnsi="Times New Roman" w:hint="eastAsia"/>
        </w:rPr>
        <w:t>あたりの価格を入札し、ブロックチェーン上に格納する。同様に</w:t>
      </w:r>
      <w:r w:rsidR="00D9630F" w:rsidRPr="00B25F19">
        <w:rPr>
          <w:rFonts w:ascii="Times New Roman" w:eastAsia="ＭＳ 明朝" w:hAnsi="Times New Roman" w:cs="Times New Roman"/>
        </w:rPr>
        <w:t>Prosumer</w:t>
      </w:r>
      <w:r w:rsidRPr="00B25F19">
        <w:rPr>
          <w:rFonts w:ascii="Times New Roman" w:eastAsia="ＭＳ 明朝" w:hAnsi="Times New Roman" w:hint="eastAsia"/>
        </w:rPr>
        <w:t>は、取引したい電力量と</w:t>
      </w:r>
      <w:r w:rsidRPr="00B25F19">
        <w:rPr>
          <w:rFonts w:ascii="Times New Roman" w:eastAsia="ＭＳ 明朝" w:hAnsi="Times New Roman" w:cs="Times New Roman"/>
        </w:rPr>
        <w:t>1kwh</w:t>
      </w:r>
      <w:r w:rsidRPr="00B25F19">
        <w:rPr>
          <w:rFonts w:ascii="Times New Roman" w:eastAsia="ＭＳ 明朝" w:hAnsi="Times New Roman" w:hint="eastAsia"/>
        </w:rPr>
        <w:t>あたりの価格を入札し、ブロックチェーン上に格納する。その後</w:t>
      </w:r>
      <w:r w:rsidRPr="00B25F19">
        <w:rPr>
          <w:rFonts w:ascii="Times New Roman" w:eastAsia="ＭＳ 明朝" w:hAnsi="Times New Roman" w:cs="Times New Roman"/>
        </w:rPr>
        <w:t>P2P</w:t>
      </w:r>
      <w:r w:rsidRPr="00B25F19">
        <w:rPr>
          <w:rFonts w:ascii="Times New Roman" w:eastAsia="ＭＳ 明朝" w:hAnsi="Times New Roman" w:hint="eastAsia"/>
        </w:rPr>
        <w:t>で取引するためのマッチングを行い、マッチングと同時に約定処理で</w:t>
      </w:r>
      <w:r w:rsidRPr="00B25F19">
        <w:rPr>
          <w:rFonts w:ascii="Times New Roman" w:eastAsia="ＭＳ 明朝" w:hAnsi="Times New Roman" w:cs="Times New Roman"/>
        </w:rPr>
        <w:t>1kwh</w:t>
      </w:r>
      <w:r w:rsidRPr="00B25F19">
        <w:rPr>
          <w:rFonts w:ascii="Times New Roman" w:eastAsia="ＭＳ 明朝" w:hAnsi="Times New Roman" w:hint="eastAsia"/>
        </w:rPr>
        <w:t>あたりの価格を決定する。その後、マッチング結果と</w:t>
      </w:r>
      <w:r w:rsidRPr="00B25F19">
        <w:rPr>
          <w:rFonts w:ascii="Times New Roman" w:eastAsia="ＭＳ 明朝" w:hAnsi="Times New Roman" w:cs="Times New Roman"/>
        </w:rPr>
        <w:t>1kwh</w:t>
      </w:r>
      <w:r w:rsidRPr="00B25F19">
        <w:rPr>
          <w:rFonts w:ascii="Times New Roman" w:eastAsia="ＭＳ 明朝" w:hAnsi="Times New Roman" w:hint="eastAsia"/>
        </w:rPr>
        <w:t>当たりの価格を各家庭に通知する。ここまでを</w:t>
      </w:r>
      <w:r w:rsidRPr="00B25F19">
        <w:rPr>
          <w:rFonts w:ascii="Times New Roman" w:eastAsia="ＭＳ 明朝" w:hAnsi="Times New Roman" w:hint="eastAsia"/>
        </w:rPr>
        <w:t>30</w:t>
      </w:r>
      <w:r w:rsidRPr="00B25F19">
        <w:rPr>
          <w:rFonts w:ascii="Times New Roman" w:eastAsia="ＭＳ 明朝" w:hAnsi="Times New Roman" w:hint="eastAsia"/>
        </w:rPr>
        <w:t>分人単位とり、ブロックチェーン上に取引情報を反映する。</w:t>
      </w:r>
    </w:p>
    <w:p w14:paraId="726CA2D4" w14:textId="17E94691" w:rsidR="00400C3B" w:rsidRDefault="00400C3B" w:rsidP="00AF0A7A">
      <w:pPr>
        <w:rPr>
          <w:rFonts w:ascii="Times New Roman" w:eastAsia="ＭＳ 明朝" w:hAnsi="Times New Roman"/>
        </w:rPr>
      </w:pPr>
    </w:p>
    <w:p w14:paraId="6B44F5B3" w14:textId="4F92C9BD" w:rsidR="009C412F" w:rsidRDefault="009C412F" w:rsidP="00AF0A7A">
      <w:pPr>
        <w:rPr>
          <w:rFonts w:ascii="Times New Roman" w:eastAsia="ＭＳ 明朝" w:hAnsi="Times New Roman"/>
        </w:rPr>
      </w:pPr>
    </w:p>
    <w:p w14:paraId="4D523F49" w14:textId="6752B560" w:rsidR="009C412F" w:rsidRDefault="009C412F" w:rsidP="00AF0A7A">
      <w:pPr>
        <w:rPr>
          <w:rFonts w:ascii="Times New Roman" w:eastAsia="ＭＳ 明朝" w:hAnsi="Times New Roman"/>
        </w:rPr>
      </w:pPr>
    </w:p>
    <w:p w14:paraId="6B050641" w14:textId="3ACDD869" w:rsidR="009C412F" w:rsidRDefault="009C412F" w:rsidP="00AF0A7A">
      <w:pPr>
        <w:rPr>
          <w:rFonts w:ascii="Times New Roman" w:eastAsia="ＭＳ 明朝" w:hAnsi="Times New Roman"/>
        </w:rPr>
      </w:pPr>
    </w:p>
    <w:p w14:paraId="05F40419" w14:textId="77777777" w:rsidR="009C412F" w:rsidRPr="00B25F19" w:rsidRDefault="009C412F" w:rsidP="00AF0A7A">
      <w:pPr>
        <w:rPr>
          <w:rFonts w:ascii="Times New Roman" w:eastAsia="ＭＳ 明朝" w:hAnsi="Times New Roman"/>
        </w:rPr>
      </w:pPr>
    </w:p>
    <w:p w14:paraId="05BBB8DB" w14:textId="6BCE54A0" w:rsidR="00400C3B" w:rsidRPr="00B25F19" w:rsidRDefault="00400C3B" w:rsidP="00AF0A7A">
      <w:pPr>
        <w:rPr>
          <w:rFonts w:ascii="Times New Roman" w:eastAsia="ＭＳ 明朝" w:hAnsi="Times New Roman"/>
        </w:rPr>
      </w:pPr>
    </w:p>
    <w:p w14:paraId="65915F01" w14:textId="62A777A5" w:rsidR="00400C3B" w:rsidRPr="00B25F19" w:rsidRDefault="000135DC" w:rsidP="00AF0A7A">
      <w:pPr>
        <w:rPr>
          <w:rFonts w:ascii="Times New Roman" w:eastAsia="ＭＳ 明朝" w:hAnsi="Times New Roman"/>
        </w:rPr>
      </w:pPr>
      <w:r w:rsidRPr="00B25F19">
        <w:rPr>
          <w:rFonts w:ascii="Times New Roman" w:eastAsia="ＭＳ 明朝" w:hAnsi="Times New Roman"/>
          <w:noProof/>
        </w:rPr>
        <w:drawing>
          <wp:anchor distT="0" distB="0" distL="114300" distR="114300" simplePos="0" relativeHeight="251669504" behindDoc="1" locked="0" layoutInCell="1" allowOverlap="1" wp14:anchorId="44FDA857" wp14:editId="3E23BDF1">
            <wp:simplePos x="0" y="0"/>
            <wp:positionH relativeFrom="margin">
              <wp:align>center</wp:align>
            </wp:positionH>
            <wp:positionV relativeFrom="paragraph">
              <wp:posOffset>-3175</wp:posOffset>
            </wp:positionV>
            <wp:extent cx="4924426" cy="2238375"/>
            <wp:effectExtent l="0" t="0" r="9525" b="9525"/>
            <wp:wrapNone/>
            <wp:docPr id="4" name="図 4" descr="タイムライン&#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descr="タイムライン&#10;&#10;低い精度で自動的に生成された説明"/>
                    <pic:cNvPicPr/>
                  </pic:nvPicPr>
                  <pic:blipFill>
                    <a:blip r:embed="rId19">
                      <a:extLst>
                        <a:ext uri="{28A0092B-C50C-407E-A947-70E740481C1C}">
                          <a14:useLocalDpi xmlns:a14="http://schemas.microsoft.com/office/drawing/2010/main" val="0"/>
                        </a:ext>
                      </a:extLst>
                    </a:blip>
                    <a:stretch>
                      <a:fillRect/>
                    </a:stretch>
                  </pic:blipFill>
                  <pic:spPr>
                    <a:xfrm>
                      <a:off x="0" y="0"/>
                      <a:ext cx="4924426" cy="2238375"/>
                    </a:xfrm>
                    <a:prstGeom prst="rect">
                      <a:avLst/>
                    </a:prstGeom>
                  </pic:spPr>
                </pic:pic>
              </a:graphicData>
            </a:graphic>
            <wp14:sizeRelH relativeFrom="margin">
              <wp14:pctWidth>0</wp14:pctWidth>
            </wp14:sizeRelH>
            <wp14:sizeRelV relativeFrom="margin">
              <wp14:pctHeight>0</wp14:pctHeight>
            </wp14:sizeRelV>
          </wp:anchor>
        </w:drawing>
      </w:r>
    </w:p>
    <w:p w14:paraId="550ABA66" w14:textId="5E28EA0A" w:rsidR="00400C3B" w:rsidRPr="00B25F19" w:rsidRDefault="00400C3B" w:rsidP="00AF0A7A">
      <w:pPr>
        <w:rPr>
          <w:rFonts w:ascii="Times New Roman" w:eastAsia="ＭＳ 明朝" w:hAnsi="Times New Roman"/>
        </w:rPr>
      </w:pPr>
    </w:p>
    <w:p w14:paraId="1B1CE53E" w14:textId="3E93313F" w:rsidR="00400C3B" w:rsidRPr="00B25F19" w:rsidRDefault="00400C3B" w:rsidP="00AF0A7A">
      <w:pPr>
        <w:rPr>
          <w:rFonts w:ascii="Times New Roman" w:eastAsia="ＭＳ 明朝" w:hAnsi="Times New Roman"/>
        </w:rPr>
      </w:pPr>
    </w:p>
    <w:p w14:paraId="2FD520CB" w14:textId="77777777" w:rsidR="00400C3B" w:rsidRPr="00B25F19" w:rsidRDefault="00400C3B" w:rsidP="00AF0A7A">
      <w:pPr>
        <w:rPr>
          <w:rFonts w:ascii="Times New Roman" w:eastAsia="ＭＳ 明朝" w:hAnsi="Times New Roman"/>
        </w:rPr>
      </w:pPr>
    </w:p>
    <w:p w14:paraId="19AB29CD" w14:textId="566F566B" w:rsidR="00400C3B" w:rsidRPr="00B25F19" w:rsidRDefault="00400C3B" w:rsidP="00AF0A7A">
      <w:pPr>
        <w:rPr>
          <w:rFonts w:ascii="Times New Roman" w:eastAsia="ＭＳ 明朝" w:hAnsi="Times New Roman"/>
        </w:rPr>
      </w:pPr>
    </w:p>
    <w:p w14:paraId="08532283" w14:textId="77777777" w:rsidR="00400C3B" w:rsidRPr="00B25F19" w:rsidRDefault="00400C3B" w:rsidP="00AF0A7A">
      <w:pPr>
        <w:rPr>
          <w:rFonts w:ascii="Times New Roman" w:eastAsia="ＭＳ 明朝" w:hAnsi="Times New Roman"/>
        </w:rPr>
      </w:pPr>
    </w:p>
    <w:p w14:paraId="2C79DAD5" w14:textId="59CCDB7E" w:rsidR="005035C6" w:rsidRPr="00B25F19" w:rsidRDefault="005035C6" w:rsidP="00AF0A7A">
      <w:pPr>
        <w:rPr>
          <w:rFonts w:ascii="Times New Roman" w:eastAsia="ＭＳ 明朝" w:hAnsi="Times New Roman"/>
        </w:rPr>
      </w:pPr>
    </w:p>
    <w:p w14:paraId="230D60DE" w14:textId="5349F44C" w:rsidR="005035C6" w:rsidRPr="00B25F19" w:rsidRDefault="005035C6" w:rsidP="00AF0A7A">
      <w:pPr>
        <w:rPr>
          <w:rFonts w:ascii="Times New Roman" w:eastAsia="ＭＳ 明朝" w:hAnsi="Times New Roman"/>
        </w:rPr>
      </w:pPr>
    </w:p>
    <w:p w14:paraId="572DE4AB" w14:textId="16AA64E4" w:rsidR="005035C6" w:rsidRPr="00B25F19" w:rsidRDefault="005035C6" w:rsidP="00AF0A7A">
      <w:pPr>
        <w:rPr>
          <w:rFonts w:ascii="Times New Roman" w:eastAsia="ＭＳ 明朝" w:hAnsi="Times New Roman"/>
        </w:rPr>
      </w:pPr>
    </w:p>
    <w:p w14:paraId="21ED4078" w14:textId="6E4B298A" w:rsidR="005035C6" w:rsidRPr="00B25F19" w:rsidRDefault="005035C6" w:rsidP="00AF0A7A">
      <w:pPr>
        <w:rPr>
          <w:rFonts w:ascii="Times New Roman" w:eastAsia="ＭＳ 明朝" w:hAnsi="Times New Roman"/>
        </w:rPr>
      </w:pPr>
    </w:p>
    <w:p w14:paraId="54857C08" w14:textId="72E9756D" w:rsidR="000135DC" w:rsidRPr="00B25F19" w:rsidRDefault="000135DC" w:rsidP="000135DC">
      <w:pPr>
        <w:jc w:val="center"/>
        <w:rPr>
          <w:rFonts w:ascii="Times New Roman" w:eastAsia="ＭＳ 明朝" w:hAnsi="Times New Roman"/>
        </w:rPr>
      </w:pPr>
      <w:r w:rsidRPr="00B25F19">
        <w:rPr>
          <w:rFonts w:ascii="Times New Roman" w:eastAsia="ＭＳ 明朝" w:hAnsi="Times New Roman" w:hint="eastAsia"/>
        </w:rPr>
        <w:t>図</w:t>
      </w:r>
      <w:r w:rsidRPr="00B25F19">
        <w:rPr>
          <w:rFonts w:ascii="Times New Roman" w:eastAsia="ＭＳ 明朝" w:hAnsi="Times New Roman" w:hint="eastAsia"/>
        </w:rPr>
        <w:t>3.2</w:t>
      </w:r>
      <w:r w:rsidRPr="00B25F19">
        <w:rPr>
          <w:rFonts w:ascii="Times New Roman" w:eastAsia="ＭＳ 明朝" w:hAnsi="Times New Roman" w:hint="eastAsia"/>
        </w:rPr>
        <w:t xml:space="preserve">　取引時間の設定</w:t>
      </w:r>
    </w:p>
    <w:p w14:paraId="78038E39" w14:textId="3417BE3B" w:rsidR="000135DC" w:rsidRPr="00B25F19" w:rsidRDefault="00871005">
      <w:pPr>
        <w:jc w:val="center"/>
        <w:rPr>
          <w:rFonts w:ascii="Times New Roman" w:eastAsia="ＭＳ 明朝" w:hAnsi="Times New Roman"/>
        </w:rPr>
        <w:pPrChange w:id="10" w:author="hideto.9948@gmail.com" w:date="2022-02-02T16:52:00Z">
          <w:pPr/>
        </w:pPrChange>
      </w:pPr>
      <w:ins w:id="11" w:author="hideto.9948@gmail.com" w:date="2022-02-02T16:52:00Z">
        <w:r>
          <w:rPr>
            <w:rFonts w:ascii="Times New Roman" w:eastAsia="ＭＳ 明朝" w:hAnsi="Times New Roman" w:hint="eastAsia"/>
          </w:rPr>
          <w:t>F</w:t>
        </w:r>
        <w:r>
          <w:rPr>
            <w:rFonts w:ascii="Times New Roman" w:eastAsia="ＭＳ 明朝" w:hAnsi="Times New Roman"/>
          </w:rPr>
          <w:t xml:space="preserve">ig. 3.2 </w:t>
        </w:r>
        <w:r w:rsidRPr="00871005">
          <w:rPr>
            <w:rFonts w:ascii="Times New Roman" w:eastAsia="ＭＳ 明朝" w:hAnsi="Times New Roman"/>
          </w:rPr>
          <w:t>Setting trading hours</w:t>
        </w:r>
      </w:ins>
    </w:p>
    <w:p w14:paraId="7053457F" w14:textId="797F309B" w:rsidR="000135DC" w:rsidRDefault="000135DC" w:rsidP="00AF0A7A">
      <w:pPr>
        <w:rPr>
          <w:rFonts w:ascii="Times New Roman" w:eastAsia="ＭＳ 明朝" w:hAnsi="Times New Roman"/>
        </w:rPr>
      </w:pPr>
    </w:p>
    <w:p w14:paraId="1F78A904" w14:textId="72F8B7EC" w:rsidR="009C412F" w:rsidRDefault="009C412F" w:rsidP="00AF0A7A">
      <w:pPr>
        <w:rPr>
          <w:rFonts w:ascii="Times New Roman" w:eastAsia="ＭＳ 明朝" w:hAnsi="Times New Roman"/>
        </w:rPr>
      </w:pPr>
    </w:p>
    <w:p w14:paraId="4AB4BEC9" w14:textId="13080E26" w:rsidR="009C412F" w:rsidRDefault="009C412F" w:rsidP="00AF0A7A">
      <w:pPr>
        <w:rPr>
          <w:rFonts w:ascii="Times New Roman" w:eastAsia="ＭＳ 明朝" w:hAnsi="Times New Roman"/>
        </w:rPr>
      </w:pPr>
    </w:p>
    <w:p w14:paraId="37137536" w14:textId="0084754F" w:rsidR="009C412F" w:rsidRDefault="009C412F" w:rsidP="00AF0A7A">
      <w:pPr>
        <w:rPr>
          <w:rFonts w:ascii="Times New Roman" w:eastAsia="ＭＳ 明朝" w:hAnsi="Times New Roman"/>
        </w:rPr>
      </w:pPr>
    </w:p>
    <w:p w14:paraId="7494FF42" w14:textId="13118396" w:rsidR="009C412F" w:rsidRDefault="009C412F" w:rsidP="00AF0A7A">
      <w:pPr>
        <w:rPr>
          <w:rFonts w:ascii="Times New Roman" w:eastAsia="ＭＳ 明朝" w:hAnsi="Times New Roman"/>
        </w:rPr>
      </w:pPr>
    </w:p>
    <w:p w14:paraId="21F1D335" w14:textId="55405731" w:rsidR="009C412F" w:rsidRDefault="009C412F" w:rsidP="00AF0A7A">
      <w:pPr>
        <w:rPr>
          <w:rFonts w:ascii="Times New Roman" w:eastAsia="ＭＳ 明朝" w:hAnsi="Times New Roman"/>
        </w:rPr>
      </w:pPr>
    </w:p>
    <w:p w14:paraId="205DE2D2" w14:textId="4CD35AF8" w:rsidR="009C412F" w:rsidRDefault="009C412F" w:rsidP="00AF0A7A">
      <w:pPr>
        <w:rPr>
          <w:rFonts w:ascii="Times New Roman" w:eastAsia="ＭＳ 明朝" w:hAnsi="Times New Roman"/>
        </w:rPr>
      </w:pPr>
    </w:p>
    <w:p w14:paraId="6355BD46" w14:textId="6B4B16D2" w:rsidR="009C412F" w:rsidRDefault="009C412F" w:rsidP="00AF0A7A">
      <w:pPr>
        <w:rPr>
          <w:rFonts w:ascii="Times New Roman" w:eastAsia="ＭＳ 明朝" w:hAnsi="Times New Roman"/>
        </w:rPr>
      </w:pPr>
    </w:p>
    <w:p w14:paraId="22224622" w14:textId="77777777" w:rsidR="009C412F" w:rsidRPr="00B25F19" w:rsidRDefault="009C412F" w:rsidP="00AF0A7A">
      <w:pPr>
        <w:rPr>
          <w:rFonts w:ascii="Times New Roman" w:eastAsia="ＭＳ 明朝" w:hAnsi="Times New Roman"/>
        </w:rPr>
      </w:pPr>
    </w:p>
    <w:p w14:paraId="43B0A67D" w14:textId="6E8776E5" w:rsidR="008B0463" w:rsidRPr="00B25F19" w:rsidRDefault="008B0463" w:rsidP="008B0463">
      <w:pPr>
        <w:tabs>
          <w:tab w:val="right" w:leader="dot" w:pos="8400"/>
        </w:tabs>
        <w:rPr>
          <w:rFonts w:ascii="Times New Roman" w:eastAsia="ＭＳ 明朝" w:hAnsi="Times New Roman"/>
          <w:b/>
          <w:bCs/>
          <w:sz w:val="27"/>
          <w:szCs w:val="28"/>
        </w:rPr>
      </w:pPr>
      <w:r w:rsidRPr="00B25F19">
        <w:rPr>
          <w:rFonts w:ascii="Times New Roman" w:eastAsia="ＭＳ 明朝" w:hAnsi="Times New Roman" w:hint="eastAsia"/>
          <w:b/>
          <w:bCs/>
          <w:sz w:val="27"/>
          <w:szCs w:val="28"/>
        </w:rPr>
        <w:lastRenderedPageBreak/>
        <w:t>3.3</w:t>
      </w:r>
      <w:r w:rsidRPr="00B25F19">
        <w:rPr>
          <w:rFonts w:ascii="Times New Roman" w:eastAsia="ＭＳ 明朝" w:hAnsi="Times New Roman" w:hint="eastAsia"/>
          <w:b/>
          <w:bCs/>
          <w:sz w:val="27"/>
          <w:szCs w:val="28"/>
        </w:rPr>
        <w:t xml:space="preserve">　電力取引価格の決定</w:t>
      </w:r>
    </w:p>
    <w:p w14:paraId="0F62CF74" w14:textId="5CBD5D72" w:rsidR="005035C6" w:rsidRPr="00B25F19" w:rsidRDefault="005035C6" w:rsidP="00AF0A7A">
      <w:pPr>
        <w:rPr>
          <w:rFonts w:ascii="Times New Roman" w:eastAsia="ＭＳ 明朝" w:hAnsi="Times New Roman"/>
        </w:rPr>
      </w:pPr>
    </w:p>
    <w:p w14:paraId="7D39034E" w14:textId="6315F681" w:rsidR="009C412F" w:rsidRDefault="000135DC" w:rsidP="00AF0A7A">
      <w:pPr>
        <w:rPr>
          <w:rFonts w:ascii="Times New Roman" w:eastAsia="ＭＳ 明朝" w:hAnsi="Times New Roman"/>
        </w:rPr>
      </w:pPr>
      <w:r w:rsidRPr="00B25F19">
        <w:rPr>
          <w:rFonts w:ascii="Times New Roman" w:eastAsia="ＭＳ 明朝" w:hAnsi="Times New Roman" w:hint="eastAsia"/>
        </w:rPr>
        <w:t xml:space="preserve">　約定処理をするコントラクトで実行する。約定方式は、株式取引でも採用されている「板寄せ方式」を採用した。</w:t>
      </w:r>
      <w:r w:rsidR="004C602D" w:rsidRPr="00B25F19">
        <w:rPr>
          <w:rFonts w:ascii="Times New Roman" w:eastAsia="ＭＳ 明朝" w:hAnsi="Times New Roman" w:hint="eastAsia"/>
        </w:rPr>
        <w:t>図</w:t>
      </w:r>
      <w:r w:rsidR="004C602D" w:rsidRPr="00B25F19">
        <w:rPr>
          <w:rFonts w:ascii="Times New Roman" w:eastAsia="ＭＳ 明朝" w:hAnsi="Times New Roman" w:hint="eastAsia"/>
        </w:rPr>
        <w:t>3.3</w:t>
      </w:r>
      <w:r w:rsidR="004C602D" w:rsidRPr="00B25F19">
        <w:rPr>
          <w:rFonts w:ascii="Times New Roman" w:eastAsia="ＭＳ 明朝" w:hAnsi="Times New Roman" w:hint="eastAsia"/>
        </w:rPr>
        <w:t>を参照して説明する。買い手と売り手はそれぞれ取引したい数量と価格をコントラクトに送信する。売り手、買い手をそれぞれ価格順に並べ替える。</w:t>
      </w:r>
      <w:r w:rsidR="008A1B1A" w:rsidRPr="00B25F19">
        <w:rPr>
          <w:rFonts w:ascii="Times New Roman" w:eastAsia="ＭＳ 明朝" w:hAnsi="Times New Roman" w:hint="eastAsia"/>
        </w:rPr>
        <w:t>今回の場合は、売り手を</w:t>
      </w:r>
      <w:r w:rsidR="008A1B1A" w:rsidRPr="00B25F19">
        <w:rPr>
          <w:rFonts w:ascii="Times New Roman" w:eastAsia="ＭＳ 明朝" w:hAnsi="Times New Roman" w:cs="Times New Roman"/>
        </w:rPr>
        <w:t>A</w:t>
      </w:r>
      <w:r w:rsidR="008A1B1A" w:rsidRPr="00B25F19">
        <w:rPr>
          <w:rFonts w:ascii="Times New Roman" w:eastAsia="ＭＳ 明朝" w:hAnsi="Times New Roman" w:hint="eastAsia"/>
        </w:rPr>
        <w:t>から</w:t>
      </w:r>
      <w:r w:rsidR="008A1B1A" w:rsidRPr="00B25F19">
        <w:rPr>
          <w:rFonts w:ascii="Times New Roman" w:eastAsia="ＭＳ 明朝" w:hAnsi="Times New Roman" w:hint="eastAsia"/>
        </w:rPr>
        <w:t>E</w:t>
      </w:r>
      <w:r w:rsidR="008A1B1A" w:rsidRPr="00B25F19">
        <w:rPr>
          <w:rFonts w:ascii="Times New Roman" w:eastAsia="ＭＳ 明朝" w:hAnsi="Times New Roman" w:cs="Times New Roman"/>
        </w:rPr>
        <w:t>の</w:t>
      </w:r>
      <w:r w:rsidR="008A1B1A" w:rsidRPr="00B25F19">
        <w:rPr>
          <w:rFonts w:ascii="Times New Roman" w:eastAsia="ＭＳ 明朝" w:hAnsi="Times New Roman" w:hint="eastAsia"/>
        </w:rPr>
        <w:t>5</w:t>
      </w:r>
      <w:r w:rsidR="008A1B1A" w:rsidRPr="00B25F19">
        <w:rPr>
          <w:rFonts w:ascii="Times New Roman" w:eastAsia="ＭＳ 明朝" w:hAnsi="Times New Roman" w:hint="eastAsia"/>
        </w:rPr>
        <w:t>家庭、買い手を</w:t>
      </w:r>
      <w:r w:rsidR="008A1B1A" w:rsidRPr="00B25F19">
        <w:rPr>
          <w:rFonts w:ascii="Times New Roman" w:eastAsia="ＭＳ 明朝" w:hAnsi="Times New Roman" w:cs="Times New Roman"/>
        </w:rPr>
        <w:t>F</w:t>
      </w:r>
      <w:r w:rsidR="008A1B1A" w:rsidRPr="00B25F19">
        <w:rPr>
          <w:rFonts w:ascii="Times New Roman" w:eastAsia="ＭＳ 明朝" w:hAnsi="Times New Roman" w:hint="eastAsia"/>
        </w:rPr>
        <w:t>から</w:t>
      </w:r>
      <w:r w:rsidR="008A1B1A" w:rsidRPr="00B25F19">
        <w:rPr>
          <w:rFonts w:ascii="Times New Roman" w:eastAsia="ＭＳ 明朝" w:hAnsi="Times New Roman" w:cs="Times New Roman"/>
        </w:rPr>
        <w:t>J</w:t>
      </w:r>
      <w:r w:rsidR="008A1B1A" w:rsidRPr="00B25F19">
        <w:rPr>
          <w:rFonts w:ascii="Times New Roman" w:eastAsia="ＭＳ 明朝" w:hAnsi="Times New Roman" w:hint="eastAsia"/>
        </w:rPr>
        <w:t>の</w:t>
      </w:r>
      <w:r w:rsidR="008A1B1A" w:rsidRPr="00B25F19">
        <w:rPr>
          <w:rFonts w:ascii="Times New Roman" w:eastAsia="ＭＳ 明朝" w:hAnsi="Times New Roman" w:hint="eastAsia"/>
        </w:rPr>
        <w:t>5</w:t>
      </w:r>
      <w:r w:rsidR="008A1B1A" w:rsidRPr="00B25F19">
        <w:rPr>
          <w:rFonts w:ascii="Times New Roman" w:eastAsia="ＭＳ 明朝" w:hAnsi="Times New Roman" w:hint="eastAsia"/>
        </w:rPr>
        <w:t>家庭とした。売り手は価格が一番低い家庭から、買い手は価格が一番高い家庭から取引される「価格優先の原則」に則り、約定価格を決定する。今回の約定価格は売呼値と買呼値が一致する</w:t>
      </w:r>
      <w:r w:rsidR="008A1B1A" w:rsidRPr="00B25F19">
        <w:rPr>
          <w:rFonts w:ascii="Times New Roman" w:eastAsia="ＭＳ 明朝" w:hAnsi="Times New Roman" w:hint="eastAsia"/>
        </w:rPr>
        <w:t>3</w:t>
      </w:r>
      <w:r w:rsidR="008A1B1A" w:rsidRPr="00B25F19">
        <w:rPr>
          <w:rFonts w:ascii="Times New Roman" w:eastAsia="ＭＳ 明朝" w:hAnsi="Times New Roman" w:hint="eastAsia"/>
        </w:rPr>
        <w:t>が約定価格となる。この場合</w:t>
      </w:r>
      <w:r w:rsidR="00D9630F" w:rsidRPr="00B25F19">
        <w:rPr>
          <w:rFonts w:ascii="Times New Roman" w:eastAsia="ＭＳ 明朝" w:hAnsi="Times New Roman" w:hint="eastAsia"/>
        </w:rPr>
        <w:t>、</w:t>
      </w:r>
      <w:r w:rsidR="008A1B1A" w:rsidRPr="00B25F19">
        <w:rPr>
          <w:rFonts w:ascii="Times New Roman" w:eastAsia="ＭＳ 明朝" w:hAnsi="Times New Roman" w:hint="eastAsia"/>
        </w:rPr>
        <w:t>売り手は</w:t>
      </w:r>
      <w:r w:rsidR="008A1B1A" w:rsidRPr="00B25F19">
        <w:rPr>
          <w:rFonts w:ascii="Times New Roman" w:eastAsia="ＭＳ 明朝" w:hAnsi="Times New Roman" w:cs="Times New Roman"/>
        </w:rPr>
        <w:t>C</w:t>
      </w:r>
      <w:r w:rsidR="008A1B1A" w:rsidRPr="00B25F19">
        <w:rPr>
          <w:rFonts w:ascii="Times New Roman" w:eastAsia="ＭＳ 明朝" w:hAnsi="Times New Roman" w:hint="eastAsia"/>
        </w:rPr>
        <w:t>,</w:t>
      </w:r>
      <w:r w:rsidR="008A1B1A" w:rsidRPr="00B25F19">
        <w:rPr>
          <w:rFonts w:ascii="Times New Roman" w:eastAsia="ＭＳ 明朝" w:hAnsi="Times New Roman" w:cs="Times New Roman"/>
        </w:rPr>
        <w:t>D</w:t>
      </w:r>
      <w:r w:rsidR="008A1B1A" w:rsidRPr="00B25F19">
        <w:rPr>
          <w:rFonts w:ascii="Times New Roman" w:eastAsia="ＭＳ 明朝" w:hAnsi="Times New Roman" w:hint="eastAsia"/>
        </w:rPr>
        <w:t>,</w:t>
      </w:r>
      <w:r w:rsidR="008A1B1A" w:rsidRPr="00B25F19">
        <w:rPr>
          <w:rFonts w:ascii="Times New Roman" w:eastAsia="ＭＳ 明朝" w:hAnsi="Times New Roman" w:cs="Times New Roman"/>
        </w:rPr>
        <w:t>E</w:t>
      </w:r>
      <w:r w:rsidR="008A1B1A" w:rsidRPr="00B25F19">
        <w:rPr>
          <w:rFonts w:ascii="Times New Roman" w:eastAsia="ＭＳ 明朝" w:hAnsi="Times New Roman" w:hint="eastAsia"/>
        </w:rPr>
        <w:t>が売ることができ、買い手は</w:t>
      </w:r>
      <w:r w:rsidR="008A1B1A" w:rsidRPr="00B25F19">
        <w:rPr>
          <w:rFonts w:ascii="Times New Roman" w:eastAsia="ＭＳ 明朝" w:hAnsi="Times New Roman" w:cs="Times New Roman"/>
        </w:rPr>
        <w:t>F</w:t>
      </w:r>
      <w:r w:rsidR="008A1B1A" w:rsidRPr="00B25F19">
        <w:rPr>
          <w:rFonts w:ascii="Times New Roman" w:eastAsia="ＭＳ 明朝" w:hAnsi="Times New Roman" w:hint="eastAsia"/>
        </w:rPr>
        <w:t>,</w:t>
      </w:r>
      <w:r w:rsidR="008A1B1A" w:rsidRPr="00B25F19">
        <w:rPr>
          <w:rFonts w:ascii="Times New Roman" w:eastAsia="ＭＳ 明朝" w:hAnsi="Times New Roman" w:cs="Times New Roman"/>
        </w:rPr>
        <w:t>G</w:t>
      </w:r>
      <w:r w:rsidR="008A1B1A" w:rsidRPr="00B25F19">
        <w:rPr>
          <w:rFonts w:ascii="Times New Roman" w:eastAsia="ＭＳ 明朝" w:hAnsi="Times New Roman" w:hint="eastAsia"/>
        </w:rPr>
        <w:t>,</w:t>
      </w:r>
      <w:r w:rsidR="008A1B1A" w:rsidRPr="00B25F19">
        <w:rPr>
          <w:rFonts w:ascii="Times New Roman" w:eastAsia="ＭＳ 明朝" w:hAnsi="Times New Roman" w:cs="Times New Roman"/>
        </w:rPr>
        <w:t>H</w:t>
      </w:r>
      <w:r w:rsidR="008A1B1A" w:rsidRPr="00B25F19">
        <w:rPr>
          <w:rFonts w:ascii="Times New Roman" w:eastAsia="ＭＳ 明朝" w:hAnsi="Times New Roman" w:cs="Times New Roman"/>
        </w:rPr>
        <w:t>が</w:t>
      </w:r>
      <w:r w:rsidR="008A1B1A" w:rsidRPr="00B25F19">
        <w:rPr>
          <w:rFonts w:ascii="Times New Roman" w:eastAsia="ＭＳ 明朝" w:hAnsi="Times New Roman" w:hint="eastAsia"/>
        </w:rPr>
        <w:t>買うことができる。</w:t>
      </w:r>
    </w:p>
    <w:p w14:paraId="5C9EA5E0" w14:textId="4D4E7B9C" w:rsidR="009C412F" w:rsidRDefault="009C412F" w:rsidP="00AF0A7A">
      <w:pPr>
        <w:rPr>
          <w:rFonts w:ascii="Times New Roman" w:eastAsia="ＭＳ 明朝" w:hAnsi="Times New Roman"/>
        </w:rPr>
      </w:pPr>
    </w:p>
    <w:p w14:paraId="56E8E577" w14:textId="3FB7DF3F" w:rsidR="009C412F" w:rsidRDefault="009C412F" w:rsidP="00AF0A7A">
      <w:pPr>
        <w:rPr>
          <w:rFonts w:ascii="Times New Roman" w:eastAsia="ＭＳ 明朝" w:hAnsi="Times New Roman"/>
        </w:rPr>
      </w:pPr>
    </w:p>
    <w:p w14:paraId="0BFC45A3" w14:textId="77777777" w:rsidR="009C412F" w:rsidRPr="00B25F19" w:rsidRDefault="009C412F" w:rsidP="00AF0A7A">
      <w:pPr>
        <w:rPr>
          <w:rFonts w:ascii="Times New Roman" w:eastAsia="ＭＳ 明朝" w:hAnsi="Times New Roman"/>
        </w:rPr>
      </w:pPr>
    </w:p>
    <w:p w14:paraId="525CDF45" w14:textId="4CB0D37D" w:rsidR="005035C6" w:rsidRPr="00B25F19" w:rsidRDefault="00AA1AE9" w:rsidP="00AF0A7A">
      <w:pPr>
        <w:rPr>
          <w:rFonts w:ascii="Times New Roman" w:eastAsia="ＭＳ 明朝" w:hAnsi="Times New Roman"/>
        </w:rPr>
      </w:pPr>
      <w:r w:rsidRPr="00B25F19">
        <w:rPr>
          <w:rFonts w:ascii="Times New Roman" w:eastAsia="ＭＳ 明朝" w:hAnsi="Times New Roman"/>
          <w:noProof/>
        </w:rPr>
        <w:drawing>
          <wp:anchor distT="0" distB="0" distL="114300" distR="114300" simplePos="0" relativeHeight="251670528" behindDoc="1" locked="0" layoutInCell="1" allowOverlap="1" wp14:anchorId="36AE4EFB" wp14:editId="7C3A985E">
            <wp:simplePos x="0" y="0"/>
            <wp:positionH relativeFrom="column">
              <wp:posOffset>-3810</wp:posOffset>
            </wp:positionH>
            <wp:positionV relativeFrom="paragraph">
              <wp:posOffset>82550</wp:posOffset>
            </wp:positionV>
            <wp:extent cx="5400040" cy="2573655"/>
            <wp:effectExtent l="0" t="0" r="0" b="0"/>
            <wp:wrapNone/>
            <wp:docPr id="5" name="図 5" descr="テーブル, カレンダー&#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descr="テーブル, カレンダー&#10;&#10;自動的に生成された説明"/>
                    <pic:cNvPicPr/>
                  </pic:nvPicPr>
                  <pic:blipFill>
                    <a:blip r:embed="rId20">
                      <a:extLst>
                        <a:ext uri="{28A0092B-C50C-407E-A947-70E740481C1C}">
                          <a14:useLocalDpi xmlns:a14="http://schemas.microsoft.com/office/drawing/2010/main" val="0"/>
                        </a:ext>
                      </a:extLst>
                    </a:blip>
                    <a:stretch>
                      <a:fillRect/>
                    </a:stretch>
                  </pic:blipFill>
                  <pic:spPr>
                    <a:xfrm>
                      <a:off x="0" y="0"/>
                      <a:ext cx="5400040" cy="2573655"/>
                    </a:xfrm>
                    <a:prstGeom prst="rect">
                      <a:avLst/>
                    </a:prstGeom>
                  </pic:spPr>
                </pic:pic>
              </a:graphicData>
            </a:graphic>
          </wp:anchor>
        </w:drawing>
      </w:r>
    </w:p>
    <w:p w14:paraId="7EE5ACFC" w14:textId="4C2A4B96" w:rsidR="005035C6" w:rsidRPr="00B25F19" w:rsidRDefault="005035C6" w:rsidP="00AF0A7A">
      <w:pPr>
        <w:rPr>
          <w:rFonts w:ascii="Times New Roman" w:eastAsia="ＭＳ 明朝" w:hAnsi="Times New Roman"/>
        </w:rPr>
      </w:pPr>
    </w:p>
    <w:p w14:paraId="0DA2A611" w14:textId="33C99538" w:rsidR="005035C6" w:rsidRPr="00B25F19" w:rsidRDefault="005035C6" w:rsidP="00AF0A7A">
      <w:pPr>
        <w:rPr>
          <w:rFonts w:ascii="Times New Roman" w:eastAsia="ＭＳ 明朝" w:hAnsi="Times New Roman"/>
        </w:rPr>
      </w:pPr>
    </w:p>
    <w:p w14:paraId="576E6447" w14:textId="5DA378F8" w:rsidR="005035C6" w:rsidRPr="00B25F19" w:rsidRDefault="005035C6" w:rsidP="00AF0A7A">
      <w:pPr>
        <w:rPr>
          <w:rFonts w:ascii="Times New Roman" w:eastAsia="ＭＳ 明朝" w:hAnsi="Times New Roman"/>
        </w:rPr>
      </w:pPr>
    </w:p>
    <w:p w14:paraId="6364A49F" w14:textId="270C627F" w:rsidR="000135DC" w:rsidRPr="00B25F19" w:rsidRDefault="000135DC" w:rsidP="00AF0A7A">
      <w:pPr>
        <w:rPr>
          <w:rFonts w:ascii="Times New Roman" w:eastAsia="ＭＳ 明朝" w:hAnsi="Times New Roman"/>
        </w:rPr>
      </w:pPr>
    </w:p>
    <w:p w14:paraId="212B69D8" w14:textId="198856CB" w:rsidR="000135DC" w:rsidRPr="00B25F19" w:rsidRDefault="000135DC" w:rsidP="00AF0A7A">
      <w:pPr>
        <w:rPr>
          <w:rFonts w:ascii="Times New Roman" w:eastAsia="ＭＳ 明朝" w:hAnsi="Times New Roman"/>
        </w:rPr>
      </w:pPr>
    </w:p>
    <w:p w14:paraId="1E765CA0" w14:textId="3DCC266A" w:rsidR="000135DC" w:rsidRPr="00B25F19" w:rsidRDefault="000135DC" w:rsidP="00AF0A7A">
      <w:pPr>
        <w:rPr>
          <w:rFonts w:ascii="Times New Roman" w:eastAsia="ＭＳ 明朝" w:hAnsi="Times New Roman"/>
        </w:rPr>
      </w:pPr>
    </w:p>
    <w:p w14:paraId="5BEA8480" w14:textId="4EEA1417" w:rsidR="000135DC" w:rsidRPr="00B25F19" w:rsidRDefault="000135DC" w:rsidP="00AF0A7A">
      <w:pPr>
        <w:rPr>
          <w:rFonts w:ascii="Times New Roman" w:eastAsia="ＭＳ 明朝" w:hAnsi="Times New Roman"/>
        </w:rPr>
      </w:pPr>
    </w:p>
    <w:p w14:paraId="05119E49" w14:textId="0FF20787" w:rsidR="000135DC" w:rsidRPr="00B25F19" w:rsidRDefault="000135DC" w:rsidP="00AF0A7A">
      <w:pPr>
        <w:rPr>
          <w:rFonts w:ascii="Times New Roman" w:eastAsia="ＭＳ 明朝" w:hAnsi="Times New Roman"/>
        </w:rPr>
      </w:pPr>
    </w:p>
    <w:p w14:paraId="53177193" w14:textId="456D02B2" w:rsidR="000135DC" w:rsidRPr="00B25F19" w:rsidRDefault="000135DC" w:rsidP="00AF0A7A">
      <w:pPr>
        <w:rPr>
          <w:rFonts w:ascii="Times New Roman" w:eastAsia="ＭＳ 明朝" w:hAnsi="Times New Roman"/>
        </w:rPr>
      </w:pPr>
    </w:p>
    <w:p w14:paraId="020D4EE5" w14:textId="53984DB4" w:rsidR="000135DC" w:rsidRPr="00B25F19" w:rsidRDefault="000135DC" w:rsidP="00AF0A7A">
      <w:pPr>
        <w:rPr>
          <w:rFonts w:ascii="Times New Roman" w:eastAsia="ＭＳ 明朝" w:hAnsi="Times New Roman"/>
        </w:rPr>
      </w:pPr>
    </w:p>
    <w:p w14:paraId="14E9DA2C" w14:textId="6A63840D" w:rsidR="000135DC" w:rsidRPr="00B25F19" w:rsidRDefault="000135DC" w:rsidP="00AF0A7A">
      <w:pPr>
        <w:rPr>
          <w:rFonts w:ascii="Times New Roman" w:eastAsia="ＭＳ 明朝" w:hAnsi="Times New Roman"/>
        </w:rPr>
      </w:pPr>
    </w:p>
    <w:p w14:paraId="06CDDE2A" w14:textId="0F40C4B2" w:rsidR="000135DC" w:rsidRDefault="00AA1AE9" w:rsidP="00AA1AE9">
      <w:pPr>
        <w:jc w:val="center"/>
        <w:rPr>
          <w:rFonts w:ascii="Times New Roman" w:eastAsia="ＭＳ 明朝" w:hAnsi="Times New Roman"/>
        </w:rPr>
      </w:pPr>
      <w:r w:rsidRPr="00B25F19">
        <w:rPr>
          <w:rFonts w:ascii="Times New Roman" w:eastAsia="ＭＳ 明朝" w:hAnsi="Times New Roman" w:hint="eastAsia"/>
        </w:rPr>
        <w:t>図</w:t>
      </w:r>
      <w:r w:rsidRPr="00B25F19">
        <w:rPr>
          <w:rFonts w:ascii="Times New Roman" w:eastAsia="ＭＳ 明朝" w:hAnsi="Times New Roman" w:hint="eastAsia"/>
        </w:rPr>
        <w:t>3.3</w:t>
      </w:r>
      <w:r w:rsidRPr="00B25F19">
        <w:rPr>
          <w:rFonts w:ascii="Times New Roman" w:eastAsia="ＭＳ 明朝" w:hAnsi="Times New Roman" w:hint="eastAsia"/>
        </w:rPr>
        <w:t xml:space="preserve">　板寄せ方式</w:t>
      </w:r>
    </w:p>
    <w:p w14:paraId="0B004620" w14:textId="0B8B3CD4" w:rsidR="009C412F" w:rsidRDefault="00871005">
      <w:pPr>
        <w:jc w:val="center"/>
        <w:rPr>
          <w:rFonts w:ascii="Times New Roman" w:eastAsia="ＭＳ 明朝" w:hAnsi="Times New Roman"/>
        </w:rPr>
        <w:pPrChange w:id="12" w:author="hideto.9948@gmail.com" w:date="2022-02-02T16:52:00Z">
          <w:pPr/>
        </w:pPrChange>
      </w:pPr>
      <w:ins w:id="13" w:author="hideto.9948@gmail.com" w:date="2022-02-02T16:52:00Z">
        <w:r>
          <w:rPr>
            <w:rFonts w:ascii="Times New Roman" w:eastAsia="ＭＳ 明朝" w:hAnsi="Times New Roman" w:hint="eastAsia"/>
          </w:rPr>
          <w:t>F</w:t>
        </w:r>
        <w:r>
          <w:rPr>
            <w:rFonts w:ascii="Times New Roman" w:eastAsia="ＭＳ 明朝" w:hAnsi="Times New Roman"/>
          </w:rPr>
          <w:t xml:space="preserve">ig. 3.3 </w:t>
        </w:r>
      </w:ins>
      <w:proofErr w:type="spellStart"/>
      <w:ins w:id="14" w:author="hideto.9948@gmail.com" w:date="2022-02-02T16:53:00Z">
        <w:r w:rsidRPr="00871005">
          <w:rPr>
            <w:rFonts w:ascii="Times New Roman" w:eastAsia="ＭＳ 明朝" w:hAnsi="Times New Roman"/>
          </w:rPr>
          <w:t>Itayose</w:t>
        </w:r>
        <w:proofErr w:type="spellEnd"/>
        <w:r w:rsidRPr="00871005">
          <w:rPr>
            <w:rFonts w:ascii="Times New Roman" w:eastAsia="ＭＳ 明朝" w:hAnsi="Times New Roman"/>
          </w:rPr>
          <w:t xml:space="preserve"> method</w:t>
        </w:r>
      </w:ins>
    </w:p>
    <w:p w14:paraId="1A530E4F" w14:textId="7F58B2C1" w:rsidR="009C412F" w:rsidRDefault="009C412F" w:rsidP="00AA1AE9">
      <w:pPr>
        <w:jc w:val="center"/>
        <w:rPr>
          <w:rFonts w:ascii="Times New Roman" w:eastAsia="ＭＳ 明朝" w:hAnsi="Times New Roman"/>
        </w:rPr>
      </w:pPr>
    </w:p>
    <w:p w14:paraId="08CE8FF3" w14:textId="77777777" w:rsidR="009C412F" w:rsidRPr="00B25F19" w:rsidRDefault="009C412F" w:rsidP="00AA1AE9">
      <w:pPr>
        <w:jc w:val="center"/>
        <w:rPr>
          <w:rFonts w:ascii="Times New Roman" w:eastAsia="ＭＳ 明朝" w:hAnsi="Times New Roman"/>
        </w:rPr>
      </w:pPr>
    </w:p>
    <w:p w14:paraId="6CDE37C0" w14:textId="00110074" w:rsidR="008B0463" w:rsidRPr="00B25F19" w:rsidRDefault="008B0463" w:rsidP="008B0463">
      <w:pPr>
        <w:tabs>
          <w:tab w:val="right" w:leader="dot" w:pos="8400"/>
        </w:tabs>
        <w:rPr>
          <w:rFonts w:ascii="Times New Roman" w:eastAsia="ＭＳ 明朝" w:hAnsi="Times New Roman"/>
          <w:b/>
          <w:bCs/>
          <w:sz w:val="27"/>
          <w:szCs w:val="28"/>
        </w:rPr>
      </w:pPr>
      <w:r w:rsidRPr="00B25F19">
        <w:rPr>
          <w:rFonts w:ascii="Times New Roman" w:eastAsia="ＭＳ 明朝" w:hAnsi="Times New Roman" w:hint="eastAsia"/>
          <w:b/>
          <w:bCs/>
          <w:sz w:val="27"/>
          <w:szCs w:val="28"/>
        </w:rPr>
        <w:t>3.4</w:t>
      </w:r>
      <w:r w:rsidRPr="00B25F19">
        <w:rPr>
          <w:rFonts w:ascii="Times New Roman" w:eastAsia="ＭＳ 明朝" w:hAnsi="Times New Roman" w:hint="eastAsia"/>
          <w:b/>
          <w:bCs/>
          <w:sz w:val="27"/>
          <w:szCs w:val="28"/>
        </w:rPr>
        <w:t xml:space="preserve">　</w:t>
      </w:r>
      <w:r w:rsidRPr="00B25F19">
        <w:rPr>
          <w:rFonts w:ascii="Times New Roman" w:eastAsia="ＭＳ 明朝" w:hAnsi="Times New Roman" w:cs="Times New Roman"/>
          <w:b/>
          <w:bCs/>
          <w:sz w:val="27"/>
          <w:szCs w:val="28"/>
        </w:rPr>
        <w:t>P2P</w:t>
      </w:r>
      <w:r w:rsidRPr="00B25F19">
        <w:rPr>
          <w:rFonts w:ascii="Times New Roman" w:eastAsia="ＭＳ 明朝" w:hAnsi="Times New Roman" w:hint="eastAsia"/>
          <w:b/>
          <w:bCs/>
          <w:sz w:val="27"/>
          <w:szCs w:val="28"/>
        </w:rPr>
        <w:t>電力取引におけるマッチング</w:t>
      </w:r>
    </w:p>
    <w:p w14:paraId="31881C58" w14:textId="4DB41D4E" w:rsidR="005035C6" w:rsidRPr="00B25F19" w:rsidRDefault="005035C6" w:rsidP="00AF0A7A">
      <w:pPr>
        <w:rPr>
          <w:rFonts w:ascii="Times New Roman" w:eastAsia="ＭＳ 明朝" w:hAnsi="Times New Roman"/>
        </w:rPr>
      </w:pPr>
    </w:p>
    <w:p w14:paraId="405448D4" w14:textId="58AED476" w:rsidR="008B0463" w:rsidRPr="00B25F19" w:rsidRDefault="00A469EE" w:rsidP="00AF0A7A">
      <w:pPr>
        <w:rPr>
          <w:rFonts w:ascii="Times New Roman" w:eastAsia="ＭＳ 明朝" w:hAnsi="Times New Roman"/>
        </w:rPr>
      </w:pPr>
      <w:r w:rsidRPr="00B25F19">
        <w:rPr>
          <w:rFonts w:ascii="Times New Roman" w:eastAsia="ＭＳ 明朝" w:hAnsi="Times New Roman" w:hint="eastAsia"/>
        </w:rPr>
        <w:t xml:space="preserve">　約定処理によって決定された結果から、取引する</w:t>
      </w:r>
      <w:r w:rsidR="00D9630F" w:rsidRPr="00B25F19">
        <w:rPr>
          <w:rFonts w:ascii="Times New Roman" w:eastAsia="ＭＳ 明朝" w:hAnsi="Times New Roman" w:cs="Times New Roman"/>
        </w:rPr>
        <w:t>Prosumer</w:t>
      </w:r>
      <w:r w:rsidRPr="00B25F19">
        <w:rPr>
          <w:rFonts w:ascii="Times New Roman" w:eastAsia="ＭＳ 明朝" w:hAnsi="Times New Roman" w:hint="eastAsia"/>
        </w:rPr>
        <w:t>と</w:t>
      </w:r>
      <w:r w:rsidR="00D9630F" w:rsidRPr="00B25F19">
        <w:rPr>
          <w:rFonts w:ascii="Times New Roman" w:eastAsia="ＭＳ 明朝" w:hAnsi="Times New Roman" w:cs="Times New Roman"/>
        </w:rPr>
        <w:t>Consumer</w:t>
      </w:r>
      <w:r w:rsidRPr="00B25F19">
        <w:rPr>
          <w:rFonts w:ascii="Times New Roman" w:eastAsia="ＭＳ 明朝" w:hAnsi="Times New Roman" w:hint="eastAsia"/>
        </w:rPr>
        <w:t>をマッチングさせる。約定処理によって取引する相手は決定しているため約定処理後にブロックチェーンシステムから通知される。通知された相手同士で</w:t>
      </w:r>
      <w:r w:rsidRPr="00B25F19">
        <w:rPr>
          <w:rFonts w:ascii="Times New Roman" w:eastAsia="ＭＳ 明朝" w:hAnsi="Times New Roman" w:cs="Times New Roman"/>
        </w:rPr>
        <w:t>P2P</w:t>
      </w:r>
      <w:r w:rsidRPr="00B25F19">
        <w:rPr>
          <w:rFonts w:ascii="Times New Roman" w:eastAsia="ＭＳ 明朝" w:hAnsi="Times New Roman" w:hint="eastAsia"/>
        </w:rPr>
        <w:t>電力取引を行う。</w:t>
      </w:r>
    </w:p>
    <w:p w14:paraId="14426D0D" w14:textId="68083835" w:rsidR="009D26DC" w:rsidRDefault="009D26DC" w:rsidP="00AF0A7A">
      <w:pPr>
        <w:rPr>
          <w:rFonts w:ascii="Times New Roman" w:eastAsia="ＭＳ 明朝" w:hAnsi="Times New Roman"/>
        </w:rPr>
      </w:pPr>
    </w:p>
    <w:p w14:paraId="1E6139B9" w14:textId="12F03A56" w:rsidR="009C412F" w:rsidRDefault="009C412F" w:rsidP="00AF0A7A">
      <w:pPr>
        <w:rPr>
          <w:rFonts w:ascii="Times New Roman" w:eastAsia="ＭＳ 明朝" w:hAnsi="Times New Roman"/>
        </w:rPr>
      </w:pPr>
    </w:p>
    <w:p w14:paraId="24FABDB3" w14:textId="77777777" w:rsidR="009C412F" w:rsidRPr="00B25F19" w:rsidRDefault="009C412F" w:rsidP="00AF0A7A">
      <w:pPr>
        <w:rPr>
          <w:rFonts w:ascii="Times New Roman" w:eastAsia="ＭＳ 明朝" w:hAnsi="Times New Roman"/>
        </w:rPr>
      </w:pPr>
    </w:p>
    <w:p w14:paraId="3A99D176" w14:textId="274B17CB" w:rsidR="008B0463" w:rsidRPr="00B25F19" w:rsidRDefault="008B0463" w:rsidP="008B0463">
      <w:pPr>
        <w:tabs>
          <w:tab w:val="right" w:leader="dot" w:pos="8400"/>
        </w:tabs>
        <w:rPr>
          <w:rFonts w:ascii="Times New Roman" w:eastAsia="ＭＳ 明朝" w:hAnsi="Times New Roman"/>
          <w:b/>
          <w:bCs/>
          <w:sz w:val="27"/>
          <w:szCs w:val="28"/>
        </w:rPr>
      </w:pPr>
      <w:r w:rsidRPr="00B25F19">
        <w:rPr>
          <w:rFonts w:ascii="Times New Roman" w:eastAsia="ＭＳ 明朝" w:hAnsi="Times New Roman" w:hint="eastAsia"/>
          <w:b/>
          <w:bCs/>
          <w:sz w:val="27"/>
          <w:szCs w:val="28"/>
        </w:rPr>
        <w:lastRenderedPageBreak/>
        <w:t>3.5</w:t>
      </w:r>
      <w:r w:rsidRPr="00B25F19">
        <w:rPr>
          <w:rFonts w:ascii="Times New Roman" w:eastAsia="ＭＳ 明朝" w:hAnsi="Times New Roman" w:hint="eastAsia"/>
          <w:b/>
          <w:bCs/>
          <w:sz w:val="27"/>
          <w:szCs w:val="28"/>
        </w:rPr>
        <w:t xml:space="preserve">　インバランス精算</w:t>
      </w:r>
    </w:p>
    <w:p w14:paraId="7FB49744" w14:textId="4E1C1831" w:rsidR="008B0463" w:rsidRPr="00B25F19" w:rsidRDefault="008B0463" w:rsidP="00AF0A7A">
      <w:pPr>
        <w:rPr>
          <w:rFonts w:ascii="Times New Roman" w:eastAsia="ＭＳ 明朝" w:hAnsi="Times New Roman"/>
        </w:rPr>
      </w:pPr>
    </w:p>
    <w:p w14:paraId="26D8FFD2" w14:textId="26A49DB8" w:rsidR="008B0463" w:rsidRPr="00B25F19" w:rsidRDefault="00D9630F" w:rsidP="00AF0A7A">
      <w:pPr>
        <w:rPr>
          <w:rFonts w:ascii="Times New Roman" w:eastAsia="ＭＳ 明朝" w:hAnsi="Times New Roman"/>
        </w:rPr>
      </w:pPr>
      <w:r w:rsidRPr="00B25F19">
        <w:rPr>
          <w:rFonts w:ascii="Times New Roman" w:eastAsia="ＭＳ 明朝" w:hAnsi="Times New Roman" w:hint="eastAsia"/>
        </w:rPr>
        <w:t xml:space="preserve">　マッチングした同士で</w:t>
      </w:r>
      <w:r w:rsidRPr="00B25F19">
        <w:rPr>
          <w:rFonts w:ascii="Times New Roman" w:eastAsia="ＭＳ 明朝" w:hAnsi="Times New Roman" w:cs="Times New Roman"/>
        </w:rPr>
        <w:t>P2P</w:t>
      </w:r>
      <w:r w:rsidRPr="00B25F19">
        <w:rPr>
          <w:rFonts w:ascii="Times New Roman" w:eastAsia="ＭＳ 明朝" w:hAnsi="Times New Roman" w:hint="eastAsia"/>
        </w:rPr>
        <w:t>電力取引している際、気象条件等の変化によって発生したインバランスについてインバランス精算を行う。方法しては、</w:t>
      </w:r>
      <w:r w:rsidRPr="00B25F19">
        <w:rPr>
          <w:rFonts w:ascii="Times New Roman" w:eastAsia="ＭＳ 明朝" w:hAnsi="Times New Roman" w:cs="Times New Roman"/>
        </w:rPr>
        <w:t>Consumer</w:t>
      </w:r>
      <w:r w:rsidRPr="00B25F19">
        <w:rPr>
          <w:rFonts w:ascii="Times New Roman" w:eastAsia="ＭＳ 明朝" w:hAnsi="Times New Roman" w:hint="eastAsia"/>
        </w:rPr>
        <w:t>がコントラクトでスマートメータのデータ等などから、実際に受け取った電力の実績値を入力して、マッチングで確定していた約定量との差分の割合とマッチング相手をブロックチェーン上に格納する。その情報を元にインバランス料金精算を行う。</w:t>
      </w:r>
    </w:p>
    <w:p w14:paraId="01688248" w14:textId="2D27B537" w:rsidR="008B0463" w:rsidRPr="00B25F19" w:rsidRDefault="00CC4E58" w:rsidP="00AF0A7A">
      <w:pPr>
        <w:rPr>
          <w:rFonts w:ascii="Times New Roman" w:eastAsia="ＭＳ 明朝" w:hAnsi="Times New Roman"/>
        </w:rPr>
      </w:pPr>
      <w:r w:rsidRPr="00B25F19">
        <w:rPr>
          <w:rFonts w:ascii="Times New Roman" w:eastAsia="ＭＳ 明朝" w:hAnsi="Times New Roman" w:hint="eastAsia"/>
        </w:rPr>
        <w:t xml:space="preserve">　インバランス精算におけるフローチャートを図</w:t>
      </w:r>
      <w:r w:rsidRPr="00B25F19">
        <w:rPr>
          <w:rFonts w:ascii="Times New Roman" w:eastAsia="ＭＳ 明朝" w:hAnsi="Times New Roman" w:hint="eastAsia"/>
        </w:rPr>
        <w:t>3.4</w:t>
      </w:r>
      <w:r w:rsidRPr="00B25F19">
        <w:rPr>
          <w:rFonts w:ascii="Times New Roman" w:eastAsia="ＭＳ 明朝" w:hAnsi="Times New Roman" w:hint="eastAsia"/>
        </w:rPr>
        <w:t>に示す。</w:t>
      </w:r>
      <w:r w:rsidR="001C4C7F" w:rsidRPr="00B25F19">
        <w:rPr>
          <w:rFonts w:ascii="Times New Roman" w:eastAsia="ＭＳ 明朝" w:hAnsi="Times New Roman" w:hint="eastAsia"/>
        </w:rPr>
        <w:t>図中の①～④については以下で説明する。</w:t>
      </w:r>
    </w:p>
    <w:p w14:paraId="7F94896B" w14:textId="77777777" w:rsidR="00D818C8" w:rsidRPr="00B25F19" w:rsidRDefault="00D818C8" w:rsidP="00AF0A7A">
      <w:pPr>
        <w:rPr>
          <w:rFonts w:ascii="Times New Roman" w:eastAsia="ＭＳ 明朝" w:hAnsi="Times New Roman"/>
        </w:rPr>
      </w:pPr>
    </w:p>
    <w:p w14:paraId="6FBC328C" w14:textId="1DF6A0D8" w:rsidR="000E4D62" w:rsidRPr="00B25F19" w:rsidRDefault="00CC4E58" w:rsidP="00AF0A7A">
      <w:pPr>
        <w:rPr>
          <w:rFonts w:ascii="Times New Roman" w:eastAsia="ＭＳ 明朝" w:hAnsi="Times New Roman"/>
        </w:rPr>
      </w:pPr>
      <w:r w:rsidRPr="00B25F19">
        <w:rPr>
          <w:rFonts w:ascii="Times New Roman" w:eastAsia="ＭＳ 明朝" w:hAnsi="Times New Roman"/>
          <w:noProof/>
        </w:rPr>
        <w:drawing>
          <wp:anchor distT="0" distB="0" distL="114300" distR="114300" simplePos="0" relativeHeight="251672576" behindDoc="1" locked="0" layoutInCell="1" allowOverlap="1" wp14:anchorId="1985323F" wp14:editId="6EF45BD6">
            <wp:simplePos x="0" y="0"/>
            <wp:positionH relativeFrom="column">
              <wp:posOffset>-3810</wp:posOffset>
            </wp:positionH>
            <wp:positionV relativeFrom="paragraph">
              <wp:posOffset>25400</wp:posOffset>
            </wp:positionV>
            <wp:extent cx="5400040" cy="3380105"/>
            <wp:effectExtent l="0" t="0" r="0" b="0"/>
            <wp:wrapNone/>
            <wp:docPr id="15" name="図 15"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15" descr="ダイアグラム&#10;&#10;自動的に生成された説明"/>
                    <pic:cNvPicPr/>
                  </pic:nvPicPr>
                  <pic:blipFill>
                    <a:blip r:embed="rId21">
                      <a:extLst>
                        <a:ext uri="{28A0092B-C50C-407E-A947-70E740481C1C}">
                          <a14:useLocalDpi xmlns:a14="http://schemas.microsoft.com/office/drawing/2010/main" val="0"/>
                        </a:ext>
                      </a:extLst>
                    </a:blip>
                    <a:stretch>
                      <a:fillRect/>
                    </a:stretch>
                  </pic:blipFill>
                  <pic:spPr>
                    <a:xfrm>
                      <a:off x="0" y="0"/>
                      <a:ext cx="5400040" cy="3380105"/>
                    </a:xfrm>
                    <a:prstGeom prst="rect">
                      <a:avLst/>
                    </a:prstGeom>
                  </pic:spPr>
                </pic:pic>
              </a:graphicData>
            </a:graphic>
          </wp:anchor>
        </w:drawing>
      </w:r>
    </w:p>
    <w:p w14:paraId="7A3FD52D" w14:textId="7DE216C8" w:rsidR="000E4D62" w:rsidRPr="00B25F19" w:rsidRDefault="000E4D62" w:rsidP="00AF0A7A">
      <w:pPr>
        <w:rPr>
          <w:rFonts w:ascii="Times New Roman" w:eastAsia="ＭＳ 明朝" w:hAnsi="Times New Roman"/>
        </w:rPr>
      </w:pPr>
    </w:p>
    <w:p w14:paraId="6590E52C" w14:textId="02B4C632" w:rsidR="000E4D62" w:rsidRPr="00B25F19" w:rsidRDefault="000E4D62" w:rsidP="00AF0A7A">
      <w:pPr>
        <w:rPr>
          <w:rFonts w:ascii="Times New Roman" w:eastAsia="ＭＳ 明朝" w:hAnsi="Times New Roman"/>
        </w:rPr>
      </w:pPr>
    </w:p>
    <w:p w14:paraId="6C240D48" w14:textId="3E1E67F0" w:rsidR="000E4D62" w:rsidRPr="00B25F19" w:rsidRDefault="000E4D62" w:rsidP="00AF0A7A">
      <w:pPr>
        <w:rPr>
          <w:rFonts w:ascii="Times New Roman" w:eastAsia="ＭＳ 明朝" w:hAnsi="Times New Roman"/>
        </w:rPr>
      </w:pPr>
    </w:p>
    <w:p w14:paraId="2F86386E" w14:textId="4B2FB06C" w:rsidR="000E4D62" w:rsidRPr="00B25F19" w:rsidRDefault="000E4D62" w:rsidP="00AF0A7A">
      <w:pPr>
        <w:rPr>
          <w:rFonts w:ascii="Times New Roman" w:eastAsia="ＭＳ 明朝" w:hAnsi="Times New Roman"/>
        </w:rPr>
      </w:pPr>
    </w:p>
    <w:p w14:paraId="7F8FFE9D" w14:textId="5227D601" w:rsidR="000E4D62" w:rsidRPr="00B25F19" w:rsidRDefault="000E4D62" w:rsidP="00AF0A7A">
      <w:pPr>
        <w:rPr>
          <w:rFonts w:ascii="Times New Roman" w:eastAsia="ＭＳ 明朝" w:hAnsi="Times New Roman"/>
        </w:rPr>
      </w:pPr>
    </w:p>
    <w:p w14:paraId="5D49BFB3" w14:textId="714C1FF9" w:rsidR="000E4D62" w:rsidRPr="00B25F19" w:rsidRDefault="000E4D62" w:rsidP="00AF0A7A">
      <w:pPr>
        <w:rPr>
          <w:rFonts w:ascii="Times New Roman" w:eastAsia="ＭＳ 明朝" w:hAnsi="Times New Roman"/>
        </w:rPr>
      </w:pPr>
    </w:p>
    <w:p w14:paraId="10738D85" w14:textId="3C08D6BF" w:rsidR="000E4D62" w:rsidRPr="00B25F19" w:rsidRDefault="000E4D62" w:rsidP="00AF0A7A">
      <w:pPr>
        <w:rPr>
          <w:rFonts w:ascii="Times New Roman" w:eastAsia="ＭＳ 明朝" w:hAnsi="Times New Roman"/>
        </w:rPr>
      </w:pPr>
    </w:p>
    <w:p w14:paraId="3A233667" w14:textId="73EADF29" w:rsidR="000E4D62" w:rsidRPr="00B25F19" w:rsidRDefault="000E4D62" w:rsidP="00AF0A7A">
      <w:pPr>
        <w:rPr>
          <w:rFonts w:ascii="Times New Roman" w:eastAsia="ＭＳ 明朝" w:hAnsi="Times New Roman"/>
        </w:rPr>
      </w:pPr>
    </w:p>
    <w:p w14:paraId="14802E9E" w14:textId="14892DA8" w:rsidR="000E4D62" w:rsidRPr="00B25F19" w:rsidRDefault="000E4D62" w:rsidP="00AF0A7A">
      <w:pPr>
        <w:rPr>
          <w:rFonts w:ascii="Times New Roman" w:eastAsia="ＭＳ 明朝" w:hAnsi="Times New Roman"/>
        </w:rPr>
      </w:pPr>
    </w:p>
    <w:p w14:paraId="6DA939BB" w14:textId="1DF5C4B3" w:rsidR="000E4D62" w:rsidRPr="00B25F19" w:rsidRDefault="000E4D62" w:rsidP="00AF0A7A">
      <w:pPr>
        <w:rPr>
          <w:rFonts w:ascii="Times New Roman" w:eastAsia="ＭＳ 明朝" w:hAnsi="Times New Roman"/>
        </w:rPr>
      </w:pPr>
    </w:p>
    <w:p w14:paraId="1BF8EBB2" w14:textId="3776BB9E" w:rsidR="000E4D62" w:rsidRPr="00B25F19" w:rsidRDefault="000E4D62" w:rsidP="00AF0A7A">
      <w:pPr>
        <w:rPr>
          <w:rFonts w:ascii="Times New Roman" w:eastAsia="ＭＳ 明朝" w:hAnsi="Times New Roman"/>
        </w:rPr>
      </w:pPr>
    </w:p>
    <w:p w14:paraId="61087FD4" w14:textId="1E1CC348" w:rsidR="000E4D62" w:rsidRPr="00B25F19" w:rsidRDefault="000E4D62" w:rsidP="00AF0A7A">
      <w:pPr>
        <w:rPr>
          <w:rFonts w:ascii="Times New Roman" w:eastAsia="ＭＳ 明朝" w:hAnsi="Times New Roman"/>
        </w:rPr>
      </w:pPr>
    </w:p>
    <w:p w14:paraId="507C5DC6" w14:textId="4E264CBF" w:rsidR="000E4D62" w:rsidRPr="00B25F19" w:rsidRDefault="000E4D62" w:rsidP="00AF0A7A">
      <w:pPr>
        <w:rPr>
          <w:rFonts w:ascii="Times New Roman" w:eastAsia="ＭＳ 明朝" w:hAnsi="Times New Roman"/>
        </w:rPr>
      </w:pPr>
    </w:p>
    <w:p w14:paraId="2E5B10BB" w14:textId="769DAB80" w:rsidR="000E4D62" w:rsidRPr="00B25F19" w:rsidRDefault="000E4D62" w:rsidP="00AF0A7A">
      <w:pPr>
        <w:rPr>
          <w:rFonts w:ascii="Times New Roman" w:eastAsia="ＭＳ 明朝" w:hAnsi="Times New Roman"/>
        </w:rPr>
      </w:pPr>
    </w:p>
    <w:p w14:paraId="19C937FA" w14:textId="0068C383" w:rsidR="000E4D62" w:rsidRPr="00B25F19" w:rsidRDefault="00CC4E58" w:rsidP="00CC4E58">
      <w:pPr>
        <w:jc w:val="center"/>
        <w:rPr>
          <w:rFonts w:ascii="Times New Roman" w:eastAsia="ＭＳ 明朝" w:hAnsi="Times New Roman"/>
        </w:rPr>
      </w:pPr>
      <w:r w:rsidRPr="00B25F19">
        <w:rPr>
          <w:rFonts w:ascii="Times New Roman" w:eastAsia="ＭＳ 明朝" w:hAnsi="Times New Roman" w:hint="eastAsia"/>
        </w:rPr>
        <w:t>図</w:t>
      </w:r>
      <w:r w:rsidRPr="00B25F19">
        <w:rPr>
          <w:rFonts w:ascii="Times New Roman" w:eastAsia="ＭＳ 明朝" w:hAnsi="Times New Roman" w:hint="eastAsia"/>
        </w:rPr>
        <w:t>3.4</w:t>
      </w:r>
      <w:r w:rsidRPr="00B25F19">
        <w:rPr>
          <w:rFonts w:ascii="Times New Roman" w:eastAsia="ＭＳ 明朝" w:hAnsi="Times New Roman" w:hint="eastAsia"/>
        </w:rPr>
        <w:t xml:space="preserve">　インバランス精算フローチャート</w:t>
      </w:r>
    </w:p>
    <w:p w14:paraId="62BC1E4F" w14:textId="79DEE5C9" w:rsidR="00D818C8" w:rsidRDefault="00871005" w:rsidP="00CC4E58">
      <w:pPr>
        <w:jc w:val="center"/>
        <w:rPr>
          <w:ins w:id="15" w:author="hideto.9948@gmail.com" w:date="2022-02-02T16:53:00Z"/>
          <w:rFonts w:ascii="Times New Roman" w:eastAsia="ＭＳ 明朝" w:hAnsi="Times New Roman"/>
        </w:rPr>
      </w:pPr>
      <w:ins w:id="16" w:author="hideto.9948@gmail.com" w:date="2022-02-02T16:53:00Z">
        <w:r>
          <w:rPr>
            <w:rFonts w:ascii="Times New Roman" w:eastAsia="ＭＳ 明朝" w:hAnsi="Times New Roman" w:hint="eastAsia"/>
          </w:rPr>
          <w:t>F</w:t>
        </w:r>
        <w:r>
          <w:rPr>
            <w:rFonts w:ascii="Times New Roman" w:eastAsia="ＭＳ 明朝" w:hAnsi="Times New Roman"/>
          </w:rPr>
          <w:t xml:space="preserve">ig. 3.4 </w:t>
        </w:r>
        <w:r w:rsidRPr="00871005">
          <w:rPr>
            <w:rFonts w:ascii="Times New Roman" w:eastAsia="ＭＳ 明朝" w:hAnsi="Times New Roman"/>
          </w:rPr>
          <w:t>Imbalance Settlement Flowchart</w:t>
        </w:r>
      </w:ins>
    </w:p>
    <w:p w14:paraId="2523504F" w14:textId="77777777" w:rsidR="00871005" w:rsidRPr="00B25F19" w:rsidRDefault="00871005" w:rsidP="00CC4E58">
      <w:pPr>
        <w:jc w:val="center"/>
        <w:rPr>
          <w:rFonts w:ascii="Times New Roman" w:eastAsia="ＭＳ 明朝" w:hAnsi="Times New Roman"/>
        </w:rPr>
      </w:pPr>
    </w:p>
    <w:p w14:paraId="44CB5EC8" w14:textId="4A2C75A2" w:rsidR="000E4D62" w:rsidRPr="00B25F19" w:rsidRDefault="00E21C37" w:rsidP="00644256">
      <w:pPr>
        <w:pStyle w:val="a3"/>
        <w:numPr>
          <w:ilvl w:val="1"/>
          <w:numId w:val="2"/>
        </w:numPr>
        <w:ind w:leftChars="0"/>
        <w:rPr>
          <w:rFonts w:ascii="Times New Roman" w:eastAsia="ＭＳ 明朝" w:hAnsi="Times New Roman"/>
        </w:rPr>
      </w:pPr>
      <w:r>
        <w:rPr>
          <w:rFonts w:ascii="Times New Roman" w:eastAsia="ＭＳ 明朝" w:hAnsi="Times New Roman" w:hint="eastAsia"/>
        </w:rPr>
        <w:t>コントラクトで申請された</w:t>
      </w:r>
      <w:r w:rsidR="00644256" w:rsidRPr="00B25F19">
        <w:rPr>
          <w:rFonts w:ascii="Times New Roman" w:eastAsia="ＭＳ 明朝" w:hAnsi="Times New Roman" w:hint="eastAsia"/>
        </w:rPr>
        <w:t>インバランスが不足か余剰かを判断</w:t>
      </w:r>
    </w:p>
    <w:p w14:paraId="076ADAEE" w14:textId="301D6086" w:rsidR="00644256" w:rsidRPr="00B25F19" w:rsidRDefault="00644256" w:rsidP="00644256">
      <w:pPr>
        <w:pStyle w:val="a3"/>
        <w:numPr>
          <w:ilvl w:val="1"/>
          <w:numId w:val="2"/>
        </w:numPr>
        <w:ind w:leftChars="0"/>
        <w:rPr>
          <w:rFonts w:ascii="Times New Roman" w:eastAsia="ＭＳ 明朝" w:hAnsi="Times New Roman"/>
        </w:rPr>
      </w:pPr>
      <w:r w:rsidRPr="00B25F19">
        <w:rPr>
          <w:rFonts w:ascii="Times New Roman" w:eastAsia="ＭＳ 明朝" w:hAnsi="Times New Roman" w:hint="eastAsia"/>
        </w:rPr>
        <w:t>(3)(4)</w:t>
      </w:r>
      <w:r w:rsidRPr="00B25F19">
        <w:rPr>
          <w:rFonts w:ascii="Times New Roman" w:eastAsia="ＭＳ 明朝" w:hAnsi="Times New Roman" w:hint="eastAsia"/>
        </w:rPr>
        <w:t>式により</w:t>
      </w:r>
      <w:r w:rsidR="00E21C37">
        <w:rPr>
          <w:rFonts w:ascii="Times New Roman" w:eastAsia="ＭＳ 明朝" w:hAnsi="Times New Roman" w:hint="eastAsia"/>
        </w:rPr>
        <w:t>不足（余剰）</w:t>
      </w:r>
      <w:r w:rsidRPr="00B25F19">
        <w:rPr>
          <w:rFonts w:ascii="Times New Roman" w:eastAsia="ＭＳ 明朝" w:hAnsi="Times New Roman" w:hint="eastAsia"/>
        </w:rPr>
        <w:t>インバランス率を算出</w:t>
      </w:r>
    </w:p>
    <w:p w14:paraId="0D45726F" w14:textId="75ABB48E" w:rsidR="00644256" w:rsidRPr="00B25F19" w:rsidRDefault="00644256" w:rsidP="00644256">
      <w:pPr>
        <w:pStyle w:val="a3"/>
        <w:numPr>
          <w:ilvl w:val="1"/>
          <w:numId w:val="2"/>
        </w:numPr>
        <w:ind w:leftChars="0"/>
        <w:rPr>
          <w:rFonts w:ascii="Times New Roman" w:eastAsia="ＭＳ 明朝" w:hAnsi="Times New Roman"/>
        </w:rPr>
      </w:pPr>
      <w:r w:rsidRPr="00B25F19">
        <w:rPr>
          <w:rFonts w:ascii="Times New Roman" w:eastAsia="ＭＳ 明朝" w:hAnsi="Times New Roman" w:hint="eastAsia"/>
        </w:rPr>
        <w:t>②の</w:t>
      </w:r>
      <w:r w:rsidR="00E21C37">
        <w:rPr>
          <w:rFonts w:ascii="Times New Roman" w:eastAsia="ＭＳ 明朝" w:hAnsi="Times New Roman" w:hint="eastAsia"/>
        </w:rPr>
        <w:t>不足（余剰）</w:t>
      </w:r>
      <w:r w:rsidRPr="00B25F19">
        <w:rPr>
          <w:rFonts w:ascii="Times New Roman" w:eastAsia="ＭＳ 明朝" w:hAnsi="Times New Roman" w:hint="eastAsia"/>
        </w:rPr>
        <w:t>インバランス率が設定</w:t>
      </w:r>
      <w:r w:rsidR="00E21C37">
        <w:rPr>
          <w:rFonts w:ascii="Times New Roman" w:eastAsia="ＭＳ 明朝" w:hAnsi="Times New Roman" w:hint="eastAsia"/>
        </w:rPr>
        <w:t>された</w:t>
      </w:r>
      <w:r w:rsidRPr="00B25F19">
        <w:rPr>
          <w:rFonts w:ascii="Times New Roman" w:eastAsia="ＭＳ 明朝" w:hAnsi="Times New Roman" w:hint="eastAsia"/>
        </w:rPr>
        <w:t>許容率より大きいかを判断</w:t>
      </w:r>
    </w:p>
    <w:p w14:paraId="79798011" w14:textId="73D1AC44" w:rsidR="00644256" w:rsidRPr="00B25F19" w:rsidRDefault="00644256" w:rsidP="00644256">
      <w:pPr>
        <w:pStyle w:val="a3"/>
        <w:numPr>
          <w:ilvl w:val="1"/>
          <w:numId w:val="2"/>
        </w:numPr>
        <w:ind w:leftChars="0"/>
        <w:rPr>
          <w:rFonts w:ascii="Times New Roman" w:eastAsia="ＭＳ 明朝" w:hAnsi="Times New Roman"/>
        </w:rPr>
      </w:pPr>
      <w:r w:rsidRPr="00B25F19">
        <w:rPr>
          <w:rFonts w:ascii="Times New Roman" w:eastAsia="ＭＳ 明朝" w:hAnsi="Times New Roman" w:hint="eastAsia"/>
        </w:rPr>
        <w:t>インバランス料金の算出や精算を実行する</w:t>
      </w:r>
      <w:r w:rsidR="00E21C37">
        <w:rPr>
          <w:rFonts w:ascii="Times New Roman" w:eastAsia="ＭＳ 明朝" w:hAnsi="Times New Roman" w:hint="eastAsia"/>
        </w:rPr>
        <w:t>（インバランス精算が必要であれば、ここでトランザクションが送信される。必要がないならばトランザクションは送信されない）</w:t>
      </w:r>
    </w:p>
    <w:p w14:paraId="21B69F1A" w14:textId="76025DCB" w:rsidR="00CC4E58" w:rsidRPr="00B25F19" w:rsidRDefault="00CC4E58" w:rsidP="00AF0A7A">
      <w:pPr>
        <w:rPr>
          <w:rFonts w:ascii="Times New Roman" w:eastAsia="ＭＳ 明朝" w:hAnsi="Times New Roman"/>
        </w:rPr>
      </w:pPr>
    </w:p>
    <w:p w14:paraId="53D51B2C" w14:textId="31804C83" w:rsidR="00CC4E58" w:rsidRPr="00B25F19" w:rsidDel="00871005" w:rsidRDefault="00CC4E58" w:rsidP="00AF0A7A">
      <w:pPr>
        <w:rPr>
          <w:del w:id="17" w:author="hideto.9948@gmail.com" w:date="2022-02-02T16:53:00Z"/>
          <w:rFonts w:ascii="Times New Roman" w:eastAsia="ＭＳ 明朝" w:hAnsi="Times New Roman"/>
        </w:rPr>
      </w:pPr>
    </w:p>
    <w:p w14:paraId="3A296305" w14:textId="60C89227" w:rsidR="00CC4E58" w:rsidRPr="00B25F19" w:rsidRDefault="00CC4E58" w:rsidP="00AF0A7A">
      <w:pPr>
        <w:rPr>
          <w:rFonts w:ascii="Times New Roman" w:eastAsia="ＭＳ 明朝" w:hAnsi="Times New Roman"/>
        </w:rPr>
      </w:pPr>
    </w:p>
    <w:p w14:paraId="2DE7EEAF" w14:textId="2B291F9F" w:rsidR="008B0463" w:rsidRPr="00B25F19" w:rsidRDefault="008B0463" w:rsidP="00AF0A7A">
      <w:pPr>
        <w:rPr>
          <w:rFonts w:ascii="Times New Roman" w:eastAsia="ＭＳ 明朝" w:hAnsi="Times New Roman"/>
          <w:b/>
          <w:bCs/>
          <w:sz w:val="41"/>
          <w:szCs w:val="42"/>
        </w:rPr>
      </w:pPr>
      <w:r w:rsidRPr="00B25F19">
        <w:rPr>
          <w:rFonts w:ascii="Times New Roman" w:eastAsia="ＭＳ 明朝" w:hAnsi="Times New Roman" w:hint="eastAsia"/>
          <w:b/>
          <w:bCs/>
          <w:sz w:val="41"/>
          <w:szCs w:val="42"/>
        </w:rPr>
        <w:lastRenderedPageBreak/>
        <w:t>第</w:t>
      </w:r>
      <w:r w:rsidRPr="00B25F19">
        <w:rPr>
          <w:rFonts w:ascii="Times New Roman" w:eastAsia="ＭＳ 明朝" w:hAnsi="Times New Roman" w:hint="eastAsia"/>
          <w:b/>
          <w:bCs/>
          <w:sz w:val="41"/>
          <w:szCs w:val="42"/>
        </w:rPr>
        <w:t>4</w:t>
      </w:r>
      <w:r w:rsidRPr="00B25F19">
        <w:rPr>
          <w:rFonts w:ascii="Times New Roman" w:eastAsia="ＭＳ 明朝" w:hAnsi="Times New Roman" w:hint="eastAsia"/>
          <w:b/>
          <w:bCs/>
          <w:sz w:val="41"/>
          <w:szCs w:val="42"/>
        </w:rPr>
        <w:t>章　検証</w:t>
      </w:r>
    </w:p>
    <w:p w14:paraId="539A3865" w14:textId="5E725607" w:rsidR="008B0463" w:rsidRPr="00B25F19" w:rsidRDefault="008B0463" w:rsidP="00AF0A7A">
      <w:pPr>
        <w:rPr>
          <w:rFonts w:ascii="Times New Roman" w:eastAsia="ＭＳ 明朝" w:hAnsi="Times New Roman"/>
        </w:rPr>
      </w:pPr>
    </w:p>
    <w:p w14:paraId="4E8841A7" w14:textId="6A34F3EA" w:rsidR="008B0463" w:rsidRPr="00B25F19" w:rsidRDefault="008B0463" w:rsidP="008B0463">
      <w:pPr>
        <w:tabs>
          <w:tab w:val="right" w:leader="dot" w:pos="8400"/>
        </w:tabs>
        <w:rPr>
          <w:rFonts w:ascii="Times New Roman" w:eastAsia="ＭＳ 明朝" w:hAnsi="Times New Roman"/>
          <w:b/>
          <w:bCs/>
          <w:sz w:val="27"/>
          <w:szCs w:val="28"/>
        </w:rPr>
      </w:pPr>
      <w:r w:rsidRPr="00B25F19">
        <w:rPr>
          <w:rFonts w:ascii="Times New Roman" w:eastAsia="ＭＳ 明朝" w:hAnsi="Times New Roman" w:hint="eastAsia"/>
          <w:b/>
          <w:bCs/>
          <w:sz w:val="27"/>
          <w:szCs w:val="28"/>
        </w:rPr>
        <w:t>4.1</w:t>
      </w:r>
      <w:r w:rsidRPr="00B25F19">
        <w:rPr>
          <w:rFonts w:ascii="Times New Roman" w:eastAsia="ＭＳ 明朝" w:hAnsi="Times New Roman" w:hint="eastAsia"/>
          <w:b/>
          <w:bCs/>
          <w:sz w:val="27"/>
          <w:szCs w:val="28"/>
        </w:rPr>
        <w:t xml:space="preserve">　実験条件</w:t>
      </w:r>
    </w:p>
    <w:p w14:paraId="635B347D" w14:textId="61E5D1B4" w:rsidR="008B0463" w:rsidRDefault="008B0463" w:rsidP="00AF0A7A">
      <w:pPr>
        <w:rPr>
          <w:rFonts w:ascii="Times New Roman" w:eastAsia="ＭＳ 明朝" w:hAnsi="Times New Roman"/>
        </w:rPr>
      </w:pPr>
    </w:p>
    <w:p w14:paraId="48AAD296" w14:textId="76D9DADD" w:rsidR="006F5EC8" w:rsidRDefault="006F5EC8" w:rsidP="00AF0A7A">
      <w:pPr>
        <w:rPr>
          <w:rFonts w:ascii="Times New Roman" w:eastAsia="ＭＳ 明朝" w:hAnsi="Times New Roman"/>
        </w:rPr>
      </w:pPr>
      <w:r>
        <w:rPr>
          <w:rFonts w:ascii="Times New Roman" w:eastAsia="ＭＳ 明朝" w:hAnsi="Times New Roman" w:hint="eastAsia"/>
        </w:rPr>
        <w:t xml:space="preserve">　使用するデータについて説明する。使用するデータは日本の</w:t>
      </w:r>
      <w:r>
        <w:rPr>
          <w:rFonts w:ascii="Times New Roman" w:eastAsia="ＭＳ 明朝" w:hAnsi="Times New Roman" w:hint="eastAsia"/>
        </w:rPr>
        <w:t>10</w:t>
      </w:r>
      <w:r>
        <w:rPr>
          <w:rFonts w:ascii="Times New Roman" w:eastAsia="ＭＳ 明朝" w:hAnsi="Times New Roman" w:hint="eastAsia"/>
        </w:rPr>
        <w:t>の電力会社が公開しているインバランス実績の確報値である。</w:t>
      </w:r>
      <w:r>
        <w:rPr>
          <w:rFonts w:ascii="Times New Roman" w:eastAsia="ＭＳ 明朝" w:hAnsi="Times New Roman" w:hint="eastAsia"/>
        </w:rPr>
        <w:t>[</w:t>
      </w:r>
      <w:r>
        <w:rPr>
          <w:rFonts w:ascii="Times New Roman" w:eastAsia="ＭＳ 明朝" w:hAnsi="Times New Roman"/>
        </w:rPr>
        <w:t>8]</w:t>
      </w:r>
      <w:r>
        <w:rPr>
          <w:rFonts w:ascii="Times New Roman" w:eastAsia="ＭＳ 明朝" w:hAnsi="Times New Roman" w:hint="eastAsia"/>
        </w:rPr>
        <w:t>そのデータの中の</w:t>
      </w:r>
      <w:r>
        <w:rPr>
          <w:rFonts w:ascii="Times New Roman" w:eastAsia="ＭＳ 明朝" w:hAnsi="Times New Roman" w:hint="eastAsia"/>
        </w:rPr>
        <w:t>2021</w:t>
      </w:r>
      <w:r>
        <w:rPr>
          <w:rFonts w:ascii="Times New Roman" w:eastAsia="ＭＳ 明朝" w:hAnsi="Times New Roman" w:hint="eastAsia"/>
        </w:rPr>
        <w:t>年</w:t>
      </w:r>
      <w:r>
        <w:rPr>
          <w:rFonts w:ascii="Times New Roman" w:eastAsia="ＭＳ 明朝" w:hAnsi="Times New Roman" w:hint="eastAsia"/>
        </w:rPr>
        <w:t>8</w:t>
      </w:r>
      <w:r>
        <w:rPr>
          <w:rFonts w:ascii="Times New Roman" w:eastAsia="ＭＳ 明朝" w:hAnsi="Times New Roman" w:hint="eastAsia"/>
        </w:rPr>
        <w:t>月</w:t>
      </w:r>
      <w:r>
        <w:rPr>
          <w:rFonts w:ascii="Times New Roman" w:eastAsia="ＭＳ 明朝" w:hAnsi="Times New Roman" w:hint="eastAsia"/>
        </w:rPr>
        <w:t>1</w:t>
      </w:r>
      <w:r>
        <w:rPr>
          <w:rFonts w:ascii="Times New Roman" w:eastAsia="ＭＳ 明朝" w:hAnsi="Times New Roman" w:hint="eastAsia"/>
        </w:rPr>
        <w:t>日～</w:t>
      </w:r>
      <w:r>
        <w:rPr>
          <w:rFonts w:ascii="Times New Roman" w:eastAsia="ＭＳ 明朝" w:hAnsi="Times New Roman" w:hint="eastAsia"/>
        </w:rPr>
        <w:t>8</w:t>
      </w:r>
      <w:r>
        <w:rPr>
          <w:rFonts w:ascii="Times New Roman" w:eastAsia="ＭＳ 明朝" w:hAnsi="Times New Roman" w:hint="eastAsia"/>
        </w:rPr>
        <w:t>月</w:t>
      </w:r>
      <w:r>
        <w:rPr>
          <w:rFonts w:ascii="Times New Roman" w:eastAsia="ＭＳ 明朝" w:hAnsi="Times New Roman" w:hint="eastAsia"/>
        </w:rPr>
        <w:t>10</w:t>
      </w:r>
      <w:r>
        <w:rPr>
          <w:rFonts w:ascii="Times New Roman" w:eastAsia="ＭＳ 明朝" w:hAnsi="Times New Roman" w:hint="eastAsia"/>
        </w:rPr>
        <w:t>日までの</w:t>
      </w:r>
      <w:r>
        <w:rPr>
          <w:rFonts w:ascii="Times New Roman" w:eastAsia="ＭＳ 明朝" w:hAnsi="Times New Roman" w:hint="eastAsia"/>
        </w:rPr>
        <w:t>10</w:t>
      </w:r>
      <w:r>
        <w:rPr>
          <w:rFonts w:ascii="Times New Roman" w:eastAsia="ＭＳ 明朝" w:hAnsi="Times New Roman" w:hint="eastAsia"/>
        </w:rPr>
        <w:t>日間分のデータを使用する。ここで、</w:t>
      </w:r>
      <w:r>
        <w:rPr>
          <w:rFonts w:ascii="Times New Roman" w:eastAsia="ＭＳ 明朝" w:hAnsi="Times New Roman" w:hint="eastAsia"/>
        </w:rPr>
        <w:t>1</w:t>
      </w:r>
      <w:r>
        <w:rPr>
          <w:rFonts w:ascii="Times New Roman" w:eastAsia="ＭＳ 明朝" w:hAnsi="Times New Roman"/>
        </w:rPr>
        <w:t>0</w:t>
      </w:r>
      <w:r>
        <w:rPr>
          <w:rFonts w:ascii="Times New Roman" w:eastAsia="ＭＳ 明朝" w:hAnsi="Times New Roman" w:hint="eastAsia"/>
        </w:rPr>
        <w:t>日間の全データ（</w:t>
      </w:r>
      <w:r>
        <w:rPr>
          <w:rFonts w:ascii="Times New Roman" w:eastAsia="ＭＳ 明朝" w:hAnsi="Times New Roman" w:hint="eastAsia"/>
        </w:rPr>
        <w:t>480</w:t>
      </w:r>
      <w:r>
        <w:rPr>
          <w:rFonts w:ascii="Times New Roman" w:eastAsia="ＭＳ 明朝" w:hAnsi="Times New Roman" w:hint="eastAsia"/>
        </w:rPr>
        <w:t>コマ</w:t>
      </w:r>
      <w:r w:rsidR="009803C5">
        <w:rPr>
          <w:rFonts w:ascii="Times New Roman" w:eastAsia="ＭＳ 明朝" w:hAnsi="Times New Roman" w:hint="eastAsia"/>
        </w:rPr>
        <w:t>分</w:t>
      </w:r>
      <w:r>
        <w:rPr>
          <w:rFonts w:ascii="Times New Roman" w:eastAsia="ＭＳ 明朝" w:hAnsi="Times New Roman" w:hint="eastAsia"/>
        </w:rPr>
        <w:t>）のインバランス</w:t>
      </w:r>
      <w:r w:rsidR="009803C5">
        <w:rPr>
          <w:rFonts w:ascii="Times New Roman" w:eastAsia="ＭＳ 明朝" w:hAnsi="Times New Roman" w:hint="eastAsia"/>
        </w:rPr>
        <w:t>率</w:t>
      </w:r>
      <w:r>
        <w:rPr>
          <w:rFonts w:ascii="Times New Roman" w:eastAsia="ＭＳ 明朝" w:hAnsi="Times New Roman" w:hint="eastAsia"/>
        </w:rPr>
        <w:t>の分布を図</w:t>
      </w:r>
      <w:r>
        <w:rPr>
          <w:rFonts w:ascii="Times New Roman" w:eastAsia="ＭＳ 明朝" w:hAnsi="Times New Roman" w:hint="eastAsia"/>
        </w:rPr>
        <w:t>4.1</w:t>
      </w:r>
      <w:r>
        <w:rPr>
          <w:rFonts w:ascii="Times New Roman" w:eastAsia="ＭＳ 明朝" w:hAnsi="Times New Roman" w:hint="eastAsia"/>
        </w:rPr>
        <w:t>に示す。図</w:t>
      </w:r>
      <w:r>
        <w:rPr>
          <w:rFonts w:ascii="Times New Roman" w:eastAsia="ＭＳ 明朝" w:hAnsi="Times New Roman" w:hint="eastAsia"/>
        </w:rPr>
        <w:t>4.1</w:t>
      </w:r>
      <w:r>
        <w:rPr>
          <w:rFonts w:ascii="Times New Roman" w:eastAsia="ＭＳ 明朝" w:hAnsi="Times New Roman" w:hint="eastAsia"/>
        </w:rPr>
        <w:t>より、不足インバランスは全体の</w:t>
      </w:r>
      <w:r>
        <w:rPr>
          <w:rFonts w:ascii="Times New Roman" w:eastAsia="ＭＳ 明朝" w:hAnsi="Times New Roman" w:hint="eastAsia"/>
        </w:rPr>
        <w:t>4</w:t>
      </w:r>
      <w:r>
        <w:rPr>
          <w:rFonts w:ascii="Times New Roman" w:eastAsia="ＭＳ 明朝" w:hAnsi="Times New Roman" w:hint="eastAsia"/>
        </w:rPr>
        <w:t>分の</w:t>
      </w:r>
      <w:r>
        <w:rPr>
          <w:rFonts w:ascii="Times New Roman" w:eastAsia="ＭＳ 明朝" w:hAnsi="Times New Roman" w:hint="eastAsia"/>
        </w:rPr>
        <w:t>1</w:t>
      </w:r>
      <w:r>
        <w:rPr>
          <w:rFonts w:ascii="Times New Roman" w:eastAsia="ＭＳ 明朝" w:hAnsi="Times New Roman" w:hint="eastAsia"/>
        </w:rPr>
        <w:t>程度であった。本研究では、不足インバランスが最も多く発生していた</w:t>
      </w:r>
      <w:r>
        <w:rPr>
          <w:rFonts w:ascii="Times New Roman" w:eastAsia="ＭＳ 明朝" w:hAnsi="Times New Roman" w:hint="eastAsia"/>
        </w:rPr>
        <w:t>18:00</w:t>
      </w:r>
      <w:r>
        <w:rPr>
          <w:rFonts w:ascii="Times New Roman" w:eastAsia="ＭＳ 明朝" w:hAnsi="Times New Roman" w:hint="eastAsia"/>
        </w:rPr>
        <w:t>の時間帯</w:t>
      </w:r>
      <w:r>
        <w:rPr>
          <w:rFonts w:ascii="Times New Roman" w:eastAsia="ＭＳ 明朝" w:hAnsi="Times New Roman" w:hint="eastAsia"/>
        </w:rPr>
        <w:t>10</w:t>
      </w:r>
      <w:r>
        <w:rPr>
          <w:rFonts w:ascii="Times New Roman" w:eastAsia="ＭＳ 明朝" w:hAnsi="Times New Roman" w:hint="eastAsia"/>
        </w:rPr>
        <w:t>コマ分と、余剰インバランスが最も多く発生していた</w:t>
      </w:r>
      <w:r>
        <w:rPr>
          <w:rFonts w:ascii="Times New Roman" w:eastAsia="ＭＳ 明朝" w:hAnsi="Times New Roman" w:hint="eastAsia"/>
        </w:rPr>
        <w:t>11:00</w:t>
      </w:r>
      <w:r>
        <w:rPr>
          <w:rFonts w:ascii="Times New Roman" w:eastAsia="ＭＳ 明朝" w:hAnsi="Times New Roman" w:hint="eastAsia"/>
        </w:rPr>
        <w:t>の時間帯</w:t>
      </w:r>
      <w:r>
        <w:rPr>
          <w:rFonts w:ascii="Times New Roman" w:eastAsia="ＭＳ 明朝" w:hAnsi="Times New Roman" w:hint="eastAsia"/>
        </w:rPr>
        <w:t>10</w:t>
      </w:r>
      <w:r>
        <w:rPr>
          <w:rFonts w:ascii="Times New Roman" w:eastAsia="ＭＳ 明朝" w:hAnsi="Times New Roman" w:hint="eastAsia"/>
        </w:rPr>
        <w:t>コマ分のみのデータを使用する。</w:t>
      </w:r>
    </w:p>
    <w:p w14:paraId="13B44B22" w14:textId="77777777" w:rsidR="009803C5" w:rsidRDefault="009803C5" w:rsidP="00AF0A7A">
      <w:pPr>
        <w:rPr>
          <w:rFonts w:ascii="Times New Roman" w:eastAsia="ＭＳ 明朝" w:hAnsi="Times New Roman"/>
        </w:rPr>
      </w:pPr>
    </w:p>
    <w:p w14:paraId="4783D190" w14:textId="7E66930A" w:rsidR="006F5EC8" w:rsidRDefault="009803C5" w:rsidP="00AF0A7A">
      <w:pPr>
        <w:rPr>
          <w:rFonts w:ascii="Times New Roman" w:eastAsia="ＭＳ 明朝" w:hAnsi="Times New Roman"/>
        </w:rPr>
      </w:pPr>
      <w:r>
        <w:rPr>
          <w:noProof/>
        </w:rPr>
        <w:drawing>
          <wp:anchor distT="0" distB="0" distL="114300" distR="114300" simplePos="0" relativeHeight="251676672" behindDoc="1" locked="0" layoutInCell="1" allowOverlap="1" wp14:anchorId="4023F1A0" wp14:editId="69AFEF1D">
            <wp:simplePos x="0" y="0"/>
            <wp:positionH relativeFrom="column">
              <wp:posOffset>-3810</wp:posOffset>
            </wp:positionH>
            <wp:positionV relativeFrom="paragraph">
              <wp:posOffset>-3175</wp:posOffset>
            </wp:positionV>
            <wp:extent cx="5400040" cy="3656965"/>
            <wp:effectExtent l="0" t="0" r="10160" b="635"/>
            <wp:wrapNone/>
            <wp:docPr id="9" name="グラフ 9">
              <a:extLst xmlns:a="http://schemas.openxmlformats.org/drawingml/2006/main">
                <a:ext uri="{FF2B5EF4-FFF2-40B4-BE49-F238E27FC236}">
                  <a16:creationId xmlns:a16="http://schemas.microsoft.com/office/drawing/2014/main" id="{C0EACFF6-1449-4195-A374-B531BA231C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anchor>
        </w:drawing>
      </w:r>
    </w:p>
    <w:p w14:paraId="7C555A93" w14:textId="7180B3E8" w:rsidR="006F5EC8" w:rsidRDefault="006F5EC8" w:rsidP="00AF0A7A">
      <w:pPr>
        <w:rPr>
          <w:rFonts w:ascii="Times New Roman" w:eastAsia="ＭＳ 明朝" w:hAnsi="Times New Roman"/>
        </w:rPr>
      </w:pPr>
    </w:p>
    <w:p w14:paraId="7182CAE2" w14:textId="41AE26D4" w:rsidR="006F5EC8" w:rsidRDefault="006F5EC8" w:rsidP="00AF0A7A">
      <w:pPr>
        <w:rPr>
          <w:rFonts w:ascii="Times New Roman" w:eastAsia="ＭＳ 明朝" w:hAnsi="Times New Roman"/>
        </w:rPr>
      </w:pPr>
    </w:p>
    <w:p w14:paraId="51146E0E" w14:textId="17CEDD2A" w:rsidR="006F5EC8" w:rsidRDefault="006F5EC8" w:rsidP="00AF0A7A">
      <w:pPr>
        <w:rPr>
          <w:rFonts w:ascii="Times New Roman" w:eastAsia="ＭＳ 明朝" w:hAnsi="Times New Roman"/>
        </w:rPr>
      </w:pPr>
    </w:p>
    <w:p w14:paraId="76075212" w14:textId="11E47720" w:rsidR="006F5EC8" w:rsidRDefault="006F5EC8" w:rsidP="00AF0A7A">
      <w:pPr>
        <w:rPr>
          <w:rFonts w:ascii="Times New Roman" w:eastAsia="ＭＳ 明朝" w:hAnsi="Times New Roman"/>
        </w:rPr>
      </w:pPr>
    </w:p>
    <w:p w14:paraId="04BAC066" w14:textId="0B73BE42" w:rsidR="006F5EC8" w:rsidRDefault="006F5EC8" w:rsidP="00AF0A7A">
      <w:pPr>
        <w:rPr>
          <w:rFonts w:ascii="Times New Roman" w:eastAsia="ＭＳ 明朝" w:hAnsi="Times New Roman"/>
        </w:rPr>
      </w:pPr>
    </w:p>
    <w:p w14:paraId="72569C1A" w14:textId="7FAF7F23" w:rsidR="006F5EC8" w:rsidRDefault="006F5EC8" w:rsidP="00AF0A7A">
      <w:pPr>
        <w:rPr>
          <w:rFonts w:ascii="Times New Roman" w:eastAsia="ＭＳ 明朝" w:hAnsi="Times New Roman"/>
        </w:rPr>
      </w:pPr>
    </w:p>
    <w:p w14:paraId="0AAD5EEC" w14:textId="381F4B4B" w:rsidR="006F5EC8" w:rsidRDefault="006F5EC8" w:rsidP="00AF0A7A">
      <w:pPr>
        <w:rPr>
          <w:rFonts w:ascii="Times New Roman" w:eastAsia="ＭＳ 明朝" w:hAnsi="Times New Roman"/>
        </w:rPr>
      </w:pPr>
    </w:p>
    <w:p w14:paraId="239841A2" w14:textId="231A9EF9" w:rsidR="006F5EC8" w:rsidRDefault="006F5EC8" w:rsidP="00AF0A7A">
      <w:pPr>
        <w:rPr>
          <w:rFonts w:ascii="Times New Roman" w:eastAsia="ＭＳ 明朝" w:hAnsi="Times New Roman"/>
        </w:rPr>
      </w:pPr>
    </w:p>
    <w:p w14:paraId="4F5175FF" w14:textId="032892AE" w:rsidR="006F5EC8" w:rsidRDefault="006F5EC8" w:rsidP="00AF0A7A">
      <w:pPr>
        <w:rPr>
          <w:rFonts w:ascii="Times New Roman" w:eastAsia="ＭＳ 明朝" w:hAnsi="Times New Roman"/>
        </w:rPr>
      </w:pPr>
    </w:p>
    <w:p w14:paraId="468FC4EC" w14:textId="148275EB" w:rsidR="006F5EC8" w:rsidRDefault="006F5EC8" w:rsidP="00AF0A7A">
      <w:pPr>
        <w:rPr>
          <w:rFonts w:ascii="Times New Roman" w:eastAsia="ＭＳ 明朝" w:hAnsi="Times New Roman"/>
        </w:rPr>
      </w:pPr>
    </w:p>
    <w:p w14:paraId="6BF27D3A" w14:textId="50BB1780" w:rsidR="006F5EC8" w:rsidRDefault="006F5EC8" w:rsidP="00AF0A7A">
      <w:pPr>
        <w:rPr>
          <w:rFonts w:ascii="Times New Roman" w:eastAsia="ＭＳ 明朝" w:hAnsi="Times New Roman"/>
        </w:rPr>
      </w:pPr>
    </w:p>
    <w:p w14:paraId="3481660A" w14:textId="63344D9F" w:rsidR="006F5EC8" w:rsidRDefault="006F5EC8" w:rsidP="00AF0A7A">
      <w:pPr>
        <w:rPr>
          <w:rFonts w:ascii="Times New Roman" w:eastAsia="ＭＳ 明朝" w:hAnsi="Times New Roman"/>
        </w:rPr>
      </w:pPr>
    </w:p>
    <w:p w14:paraId="6892AB3F" w14:textId="5DC06B99" w:rsidR="006F5EC8" w:rsidRDefault="006F5EC8" w:rsidP="00AF0A7A">
      <w:pPr>
        <w:rPr>
          <w:rFonts w:ascii="Times New Roman" w:eastAsia="ＭＳ 明朝" w:hAnsi="Times New Roman"/>
        </w:rPr>
      </w:pPr>
    </w:p>
    <w:p w14:paraId="39ECB302" w14:textId="489C392E" w:rsidR="006F5EC8" w:rsidRDefault="006F5EC8" w:rsidP="00AF0A7A">
      <w:pPr>
        <w:rPr>
          <w:rFonts w:ascii="Times New Roman" w:eastAsia="ＭＳ 明朝" w:hAnsi="Times New Roman"/>
        </w:rPr>
      </w:pPr>
    </w:p>
    <w:p w14:paraId="2C4A714E" w14:textId="3EE97DC6" w:rsidR="006F5EC8" w:rsidRDefault="006F5EC8" w:rsidP="00AF0A7A">
      <w:pPr>
        <w:rPr>
          <w:rFonts w:ascii="Times New Roman" w:eastAsia="ＭＳ 明朝" w:hAnsi="Times New Roman"/>
        </w:rPr>
      </w:pPr>
    </w:p>
    <w:p w14:paraId="7E7E7A50" w14:textId="596DF67E" w:rsidR="006F5EC8" w:rsidRDefault="009803C5" w:rsidP="009803C5">
      <w:pPr>
        <w:jc w:val="center"/>
        <w:rPr>
          <w:rFonts w:ascii="Times New Roman" w:eastAsia="ＭＳ 明朝" w:hAnsi="Times New Roman"/>
        </w:rPr>
      </w:pPr>
      <w:r>
        <w:rPr>
          <w:rFonts w:ascii="Times New Roman" w:eastAsia="ＭＳ 明朝" w:hAnsi="Times New Roman" w:hint="eastAsia"/>
        </w:rPr>
        <w:t>図</w:t>
      </w:r>
      <w:r>
        <w:rPr>
          <w:rFonts w:ascii="Times New Roman" w:eastAsia="ＭＳ 明朝" w:hAnsi="Times New Roman" w:hint="eastAsia"/>
        </w:rPr>
        <w:t>4.1</w:t>
      </w:r>
      <w:r>
        <w:rPr>
          <w:rFonts w:ascii="Times New Roman" w:eastAsia="ＭＳ 明朝" w:hAnsi="Times New Roman" w:hint="eastAsia"/>
        </w:rPr>
        <w:t xml:space="preserve">　インバランス率の分布（</w:t>
      </w:r>
      <w:r>
        <w:rPr>
          <w:rFonts w:ascii="Times New Roman" w:eastAsia="ＭＳ 明朝" w:hAnsi="Times New Roman" w:hint="eastAsia"/>
        </w:rPr>
        <w:t>8</w:t>
      </w:r>
      <w:r>
        <w:rPr>
          <w:rFonts w:ascii="Times New Roman" w:eastAsia="ＭＳ 明朝" w:hAnsi="Times New Roman" w:hint="eastAsia"/>
        </w:rPr>
        <w:t>月</w:t>
      </w:r>
      <w:r>
        <w:rPr>
          <w:rFonts w:ascii="Times New Roman" w:eastAsia="ＭＳ 明朝" w:hAnsi="Times New Roman" w:hint="eastAsia"/>
        </w:rPr>
        <w:t>1</w:t>
      </w:r>
      <w:r>
        <w:rPr>
          <w:rFonts w:ascii="Times New Roman" w:eastAsia="ＭＳ 明朝" w:hAnsi="Times New Roman" w:hint="eastAsia"/>
        </w:rPr>
        <w:t>日～</w:t>
      </w:r>
      <w:r>
        <w:rPr>
          <w:rFonts w:ascii="Times New Roman" w:eastAsia="ＭＳ 明朝" w:hAnsi="Times New Roman" w:hint="eastAsia"/>
        </w:rPr>
        <w:t>8</w:t>
      </w:r>
      <w:r>
        <w:rPr>
          <w:rFonts w:ascii="Times New Roman" w:eastAsia="ＭＳ 明朝" w:hAnsi="Times New Roman" w:hint="eastAsia"/>
        </w:rPr>
        <w:t>月</w:t>
      </w:r>
      <w:r>
        <w:rPr>
          <w:rFonts w:ascii="Times New Roman" w:eastAsia="ＭＳ 明朝" w:hAnsi="Times New Roman" w:hint="eastAsia"/>
        </w:rPr>
        <w:t>10</w:t>
      </w:r>
      <w:r>
        <w:rPr>
          <w:rFonts w:ascii="Times New Roman" w:eastAsia="ＭＳ 明朝" w:hAnsi="Times New Roman" w:hint="eastAsia"/>
        </w:rPr>
        <w:t>日）</w:t>
      </w:r>
    </w:p>
    <w:p w14:paraId="5E1BEC6A" w14:textId="5FCE52CD" w:rsidR="006F5EC8" w:rsidRDefault="00871005">
      <w:pPr>
        <w:jc w:val="center"/>
        <w:rPr>
          <w:rFonts w:ascii="Times New Roman" w:eastAsia="ＭＳ 明朝" w:hAnsi="Times New Roman"/>
        </w:rPr>
        <w:pPrChange w:id="18" w:author="hideto.9948@gmail.com" w:date="2022-02-02T16:53:00Z">
          <w:pPr/>
        </w:pPrChange>
      </w:pPr>
      <w:ins w:id="19" w:author="hideto.9948@gmail.com" w:date="2022-02-02T16:53:00Z">
        <w:r>
          <w:rPr>
            <w:rFonts w:ascii="Times New Roman" w:eastAsia="ＭＳ 明朝" w:hAnsi="Times New Roman" w:hint="eastAsia"/>
          </w:rPr>
          <w:t>F</w:t>
        </w:r>
        <w:r>
          <w:rPr>
            <w:rFonts w:ascii="Times New Roman" w:eastAsia="ＭＳ 明朝" w:hAnsi="Times New Roman"/>
          </w:rPr>
          <w:t xml:space="preserve">ig. 4.1 </w:t>
        </w:r>
        <w:r w:rsidRPr="00871005">
          <w:rPr>
            <w:rFonts w:ascii="Times New Roman" w:eastAsia="ＭＳ 明朝" w:hAnsi="Times New Roman"/>
          </w:rPr>
          <w:t>Distribution of imbalance rate</w:t>
        </w:r>
        <w:r>
          <w:rPr>
            <w:rFonts w:ascii="Times New Roman" w:eastAsia="ＭＳ 明朝" w:hAnsi="Times New Roman"/>
          </w:rPr>
          <w:t>(</w:t>
        </w:r>
      </w:ins>
      <w:ins w:id="20" w:author="hideto.9948@gmail.com" w:date="2022-02-02T16:54:00Z">
        <w:r>
          <w:rPr>
            <w:rFonts w:ascii="Times New Roman" w:eastAsia="ＭＳ 明朝" w:hAnsi="Times New Roman"/>
          </w:rPr>
          <w:t>8/1</w:t>
        </w:r>
        <w:r>
          <w:rPr>
            <w:rFonts w:ascii="Times New Roman" w:eastAsia="ＭＳ 明朝" w:hAnsi="Times New Roman" w:hint="eastAsia"/>
          </w:rPr>
          <w:t>~</w:t>
        </w:r>
        <w:r>
          <w:rPr>
            <w:rFonts w:ascii="Times New Roman" w:eastAsia="ＭＳ 明朝" w:hAnsi="Times New Roman"/>
          </w:rPr>
          <w:t>8/10</w:t>
        </w:r>
      </w:ins>
      <w:ins w:id="21" w:author="hideto.9948@gmail.com" w:date="2022-02-02T16:53:00Z">
        <w:r>
          <w:rPr>
            <w:rFonts w:ascii="Times New Roman" w:eastAsia="ＭＳ 明朝" w:hAnsi="Times New Roman"/>
          </w:rPr>
          <w:t>)</w:t>
        </w:r>
      </w:ins>
    </w:p>
    <w:p w14:paraId="1FF92FD1" w14:textId="77777777" w:rsidR="009803C5" w:rsidRDefault="009803C5" w:rsidP="00AF0A7A">
      <w:pPr>
        <w:rPr>
          <w:rFonts w:ascii="Times New Roman" w:eastAsia="ＭＳ 明朝" w:hAnsi="Times New Roman"/>
        </w:rPr>
      </w:pPr>
    </w:p>
    <w:p w14:paraId="7133ACD1" w14:textId="35AC37B9" w:rsidR="009803C5" w:rsidRDefault="009803C5" w:rsidP="00AF0A7A">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18:00</w:t>
      </w:r>
      <w:r>
        <w:rPr>
          <w:rFonts w:ascii="Times New Roman" w:eastAsia="ＭＳ 明朝" w:hAnsi="Times New Roman" w:hint="eastAsia"/>
        </w:rPr>
        <w:t>の時間帯</w:t>
      </w:r>
      <w:r>
        <w:rPr>
          <w:rFonts w:ascii="Times New Roman" w:eastAsia="ＭＳ 明朝" w:hAnsi="Times New Roman" w:hint="eastAsia"/>
        </w:rPr>
        <w:t>10</w:t>
      </w:r>
      <w:r>
        <w:rPr>
          <w:rFonts w:ascii="Times New Roman" w:eastAsia="ＭＳ 明朝" w:hAnsi="Times New Roman" w:hint="eastAsia"/>
        </w:rPr>
        <w:t>コマ分と</w:t>
      </w:r>
      <w:r>
        <w:rPr>
          <w:rFonts w:ascii="Times New Roman" w:eastAsia="ＭＳ 明朝" w:hAnsi="Times New Roman" w:hint="eastAsia"/>
        </w:rPr>
        <w:t>11:00</w:t>
      </w:r>
      <w:r>
        <w:rPr>
          <w:rFonts w:ascii="Times New Roman" w:eastAsia="ＭＳ 明朝" w:hAnsi="Times New Roman" w:hint="eastAsia"/>
        </w:rPr>
        <w:t>の時間帯</w:t>
      </w:r>
      <w:r>
        <w:rPr>
          <w:rFonts w:ascii="Times New Roman" w:eastAsia="ＭＳ 明朝" w:hAnsi="Times New Roman" w:hint="eastAsia"/>
        </w:rPr>
        <w:t>10</w:t>
      </w:r>
      <w:r>
        <w:rPr>
          <w:rFonts w:ascii="Times New Roman" w:eastAsia="ＭＳ 明朝" w:hAnsi="Times New Roman" w:hint="eastAsia"/>
        </w:rPr>
        <w:t>コマ分のインバランス率を図</w:t>
      </w:r>
      <w:r>
        <w:rPr>
          <w:rFonts w:ascii="Times New Roman" w:eastAsia="ＭＳ 明朝" w:hAnsi="Times New Roman" w:hint="eastAsia"/>
        </w:rPr>
        <w:t>4.2</w:t>
      </w:r>
      <w:r>
        <w:rPr>
          <w:rFonts w:ascii="Times New Roman" w:eastAsia="ＭＳ 明朝" w:hAnsi="Times New Roman" w:hint="eastAsia"/>
        </w:rPr>
        <w:t>、図</w:t>
      </w:r>
      <w:r>
        <w:rPr>
          <w:rFonts w:ascii="Times New Roman" w:eastAsia="ＭＳ 明朝" w:hAnsi="Times New Roman" w:hint="eastAsia"/>
        </w:rPr>
        <w:t>4.3</w:t>
      </w:r>
      <w:r>
        <w:rPr>
          <w:rFonts w:ascii="Times New Roman" w:eastAsia="ＭＳ 明朝" w:hAnsi="Times New Roman" w:hint="eastAsia"/>
        </w:rPr>
        <w:t>に示す。図</w:t>
      </w:r>
      <w:r>
        <w:rPr>
          <w:rFonts w:ascii="Times New Roman" w:eastAsia="ＭＳ 明朝" w:hAnsi="Times New Roman" w:hint="eastAsia"/>
        </w:rPr>
        <w:t>4.2</w:t>
      </w:r>
      <w:r>
        <w:rPr>
          <w:rFonts w:ascii="Times New Roman" w:eastAsia="ＭＳ 明朝" w:hAnsi="Times New Roman" w:hint="eastAsia"/>
        </w:rPr>
        <w:t>、図</w:t>
      </w:r>
      <w:r>
        <w:rPr>
          <w:rFonts w:ascii="Times New Roman" w:eastAsia="ＭＳ 明朝" w:hAnsi="Times New Roman" w:hint="eastAsia"/>
        </w:rPr>
        <w:t>4.3</w:t>
      </w:r>
      <w:r>
        <w:rPr>
          <w:rFonts w:ascii="Times New Roman" w:eastAsia="ＭＳ 明朝" w:hAnsi="Times New Roman" w:hint="eastAsia"/>
        </w:rPr>
        <w:t>より、</w:t>
      </w:r>
      <w:r>
        <w:rPr>
          <w:rFonts w:ascii="Times New Roman" w:eastAsia="ＭＳ 明朝" w:hAnsi="Times New Roman" w:hint="eastAsia"/>
        </w:rPr>
        <w:t>18:00</w:t>
      </w:r>
      <w:r>
        <w:rPr>
          <w:rFonts w:ascii="Times New Roman" w:eastAsia="ＭＳ 明朝" w:hAnsi="Times New Roman" w:hint="eastAsia"/>
        </w:rPr>
        <w:t>の時間帯では不足インバランスが</w:t>
      </w:r>
      <w:r>
        <w:rPr>
          <w:rFonts w:ascii="Times New Roman" w:eastAsia="ＭＳ 明朝" w:hAnsi="Times New Roman" w:hint="eastAsia"/>
        </w:rPr>
        <w:t>6</w:t>
      </w:r>
      <w:r>
        <w:rPr>
          <w:rFonts w:ascii="Times New Roman" w:eastAsia="ＭＳ 明朝" w:hAnsi="Times New Roman" w:hint="eastAsia"/>
        </w:rPr>
        <w:t>コマ、余剰インバランスが</w:t>
      </w:r>
      <w:r>
        <w:rPr>
          <w:rFonts w:ascii="Times New Roman" w:eastAsia="ＭＳ 明朝" w:hAnsi="Times New Roman" w:hint="eastAsia"/>
        </w:rPr>
        <w:t>4</w:t>
      </w:r>
      <w:r>
        <w:rPr>
          <w:rFonts w:ascii="Times New Roman" w:eastAsia="ＭＳ 明朝" w:hAnsi="Times New Roman" w:hint="eastAsia"/>
        </w:rPr>
        <w:t>コマであり、</w:t>
      </w:r>
      <w:r>
        <w:rPr>
          <w:rFonts w:ascii="Times New Roman" w:eastAsia="ＭＳ 明朝" w:hAnsi="Times New Roman" w:hint="eastAsia"/>
        </w:rPr>
        <w:t>11:00</w:t>
      </w:r>
      <w:r>
        <w:rPr>
          <w:rFonts w:ascii="Times New Roman" w:eastAsia="ＭＳ 明朝" w:hAnsi="Times New Roman" w:hint="eastAsia"/>
        </w:rPr>
        <w:t>の時間帯では、不足インバランスはなく余剰インバランスのみであった。</w:t>
      </w:r>
    </w:p>
    <w:p w14:paraId="0FC4B3A7" w14:textId="055B5E0F" w:rsidR="009803C5" w:rsidRDefault="009803C5" w:rsidP="00AF0A7A">
      <w:pPr>
        <w:rPr>
          <w:rFonts w:ascii="Times New Roman" w:eastAsia="ＭＳ 明朝" w:hAnsi="Times New Roman"/>
        </w:rPr>
      </w:pPr>
      <w:r>
        <w:rPr>
          <w:noProof/>
        </w:rPr>
        <w:lastRenderedPageBreak/>
        <w:drawing>
          <wp:anchor distT="0" distB="0" distL="114300" distR="114300" simplePos="0" relativeHeight="251677696" behindDoc="1" locked="0" layoutInCell="1" allowOverlap="1" wp14:anchorId="486EC5A2" wp14:editId="1D425912">
            <wp:simplePos x="0" y="0"/>
            <wp:positionH relativeFrom="column">
              <wp:posOffset>-3810</wp:posOffset>
            </wp:positionH>
            <wp:positionV relativeFrom="paragraph">
              <wp:posOffset>6350</wp:posOffset>
            </wp:positionV>
            <wp:extent cx="5400040" cy="3625215"/>
            <wp:effectExtent l="0" t="0" r="10160" b="13335"/>
            <wp:wrapNone/>
            <wp:docPr id="18" name="グラフ 18">
              <a:extLst xmlns:a="http://schemas.openxmlformats.org/drawingml/2006/main">
                <a:ext uri="{FF2B5EF4-FFF2-40B4-BE49-F238E27FC236}">
                  <a16:creationId xmlns:a16="http://schemas.microsoft.com/office/drawing/2014/main" id="{58956245-3946-4AEE-878D-37A4CF8107F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anchor>
        </w:drawing>
      </w:r>
    </w:p>
    <w:p w14:paraId="37EC1AC3" w14:textId="24A8003D" w:rsidR="009803C5" w:rsidRDefault="002A6C80" w:rsidP="00AF0A7A">
      <w:pPr>
        <w:rPr>
          <w:rFonts w:ascii="Times New Roman" w:eastAsia="ＭＳ 明朝" w:hAnsi="Times New Roman"/>
        </w:rPr>
      </w:pPr>
      <w:r>
        <w:rPr>
          <w:rFonts w:ascii="Times New Roman" w:eastAsia="ＭＳ 明朝" w:hAnsi="Times New Roman"/>
          <w:noProof/>
        </w:rPr>
        <mc:AlternateContent>
          <mc:Choice Requires="wps">
            <w:drawing>
              <wp:anchor distT="0" distB="0" distL="114300" distR="114300" simplePos="0" relativeHeight="251679744" behindDoc="0" locked="0" layoutInCell="1" allowOverlap="1" wp14:anchorId="5C1DE306" wp14:editId="169F0E80">
                <wp:simplePos x="0" y="0"/>
                <wp:positionH relativeFrom="column">
                  <wp:posOffset>4168140</wp:posOffset>
                </wp:positionH>
                <wp:positionV relativeFrom="paragraph">
                  <wp:posOffset>120650</wp:posOffset>
                </wp:positionV>
                <wp:extent cx="857250" cy="609600"/>
                <wp:effectExtent l="0" t="0" r="0" b="0"/>
                <wp:wrapNone/>
                <wp:docPr id="21" name="テキスト ボックス 21"/>
                <wp:cNvGraphicFramePr/>
                <a:graphic xmlns:a="http://schemas.openxmlformats.org/drawingml/2006/main">
                  <a:graphicData uri="http://schemas.microsoft.com/office/word/2010/wordprocessingShape">
                    <wps:wsp>
                      <wps:cNvSpPr txBox="1"/>
                      <wps:spPr>
                        <a:xfrm>
                          <a:off x="0" y="0"/>
                          <a:ext cx="857250" cy="609600"/>
                        </a:xfrm>
                        <a:prstGeom prst="rect">
                          <a:avLst/>
                        </a:prstGeom>
                        <a:solidFill>
                          <a:schemeClr val="lt1"/>
                        </a:solidFill>
                        <a:ln w="6350">
                          <a:noFill/>
                        </a:ln>
                      </wps:spPr>
                      <wps:txbx>
                        <w:txbxContent>
                          <w:p w14:paraId="3CE2123C" w14:textId="097F9578" w:rsidR="002A6C80" w:rsidRDefault="002A6C80">
                            <w:r>
                              <w:rPr>
                                <w:rFonts w:hint="eastAsia"/>
                              </w:rPr>
                              <w:t>：不足</w:t>
                            </w:r>
                          </w:p>
                          <w:p w14:paraId="7E95D024" w14:textId="5B73C025" w:rsidR="002A6C80" w:rsidRDefault="002A6C80">
                            <w:r>
                              <w:rPr>
                                <w:rFonts w:hint="eastAsia"/>
                              </w:rPr>
                              <w:t>：余剰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1DE306" id="テキスト ボックス 21" o:spid="_x0000_s1027" type="#_x0000_t202" style="position:absolute;left:0;text-align:left;margin-left:328.2pt;margin-top:9.5pt;width:67.5pt;height:48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" fillcolor="white [3201]" stroked="f" strokeweight=".5pt">
                <v:textbox>
                  <w:txbxContent>
                    <w:p w14:paraId="3CE2123C" w14:textId="097F9578" w:rsidR="002A6C80" w:rsidRDefault="002A6C80">
                      <w:r>
                        <w:rPr>
                          <w:rFonts w:hint="eastAsia"/>
                        </w:rPr>
                        <w:t>：不足</w:t>
                      </w:r>
                    </w:p>
                    <w:p w14:paraId="7E95D024" w14:textId="5B73C025" w:rsidR="002A6C80" w:rsidRDefault="002A6C80">
                      <w:r>
                        <w:rPr>
                          <w:rFonts w:hint="eastAsia"/>
                        </w:rPr>
                        <w:t>：余剰</w:t>
                      </w:r>
                    </w:p>
                  </w:txbxContent>
                </v:textbox>
              </v:shape>
            </w:pict>
          </mc:Fallback>
        </mc:AlternateContent>
      </w:r>
    </w:p>
    <w:p w14:paraId="52F3584F" w14:textId="6795A038" w:rsidR="009803C5" w:rsidRDefault="009803C5" w:rsidP="00AF0A7A">
      <w:pPr>
        <w:rPr>
          <w:rFonts w:ascii="Times New Roman" w:eastAsia="ＭＳ 明朝" w:hAnsi="Times New Roman"/>
        </w:rPr>
      </w:pPr>
    </w:p>
    <w:p w14:paraId="0ECB819A" w14:textId="43EA008B" w:rsidR="009803C5" w:rsidRDefault="009803C5" w:rsidP="00AF0A7A">
      <w:pPr>
        <w:rPr>
          <w:rFonts w:ascii="Times New Roman" w:eastAsia="ＭＳ 明朝" w:hAnsi="Times New Roman"/>
        </w:rPr>
      </w:pPr>
    </w:p>
    <w:p w14:paraId="60B46007" w14:textId="37DAB494" w:rsidR="009803C5" w:rsidRDefault="009803C5" w:rsidP="00AF0A7A">
      <w:pPr>
        <w:rPr>
          <w:rFonts w:ascii="Times New Roman" w:eastAsia="ＭＳ 明朝" w:hAnsi="Times New Roman"/>
        </w:rPr>
      </w:pPr>
    </w:p>
    <w:p w14:paraId="3918E046" w14:textId="7D275A87" w:rsidR="009803C5" w:rsidRDefault="009803C5" w:rsidP="00AF0A7A">
      <w:pPr>
        <w:rPr>
          <w:rFonts w:ascii="Times New Roman" w:eastAsia="ＭＳ 明朝" w:hAnsi="Times New Roman"/>
        </w:rPr>
      </w:pPr>
    </w:p>
    <w:p w14:paraId="38AC1A0A" w14:textId="6C19701F" w:rsidR="009803C5" w:rsidRDefault="009803C5" w:rsidP="00AF0A7A">
      <w:pPr>
        <w:rPr>
          <w:rFonts w:ascii="Times New Roman" w:eastAsia="ＭＳ 明朝" w:hAnsi="Times New Roman"/>
        </w:rPr>
      </w:pPr>
    </w:p>
    <w:p w14:paraId="036AE351" w14:textId="6147A675" w:rsidR="009803C5" w:rsidRDefault="009803C5" w:rsidP="00AF0A7A">
      <w:pPr>
        <w:rPr>
          <w:rFonts w:ascii="Times New Roman" w:eastAsia="ＭＳ 明朝" w:hAnsi="Times New Roman"/>
        </w:rPr>
      </w:pPr>
    </w:p>
    <w:p w14:paraId="179952CF" w14:textId="2B75B3E1" w:rsidR="009803C5" w:rsidRDefault="009803C5" w:rsidP="00AF0A7A">
      <w:pPr>
        <w:rPr>
          <w:rFonts w:ascii="Times New Roman" w:eastAsia="ＭＳ 明朝" w:hAnsi="Times New Roman"/>
        </w:rPr>
      </w:pPr>
    </w:p>
    <w:p w14:paraId="2E82F220" w14:textId="7B883169" w:rsidR="009803C5" w:rsidRDefault="009803C5" w:rsidP="00AF0A7A">
      <w:pPr>
        <w:rPr>
          <w:rFonts w:ascii="Times New Roman" w:eastAsia="ＭＳ 明朝" w:hAnsi="Times New Roman"/>
        </w:rPr>
      </w:pPr>
    </w:p>
    <w:p w14:paraId="4A01CDA2" w14:textId="423A9831" w:rsidR="009803C5" w:rsidRDefault="009803C5" w:rsidP="00AF0A7A">
      <w:pPr>
        <w:rPr>
          <w:rFonts w:ascii="Times New Roman" w:eastAsia="ＭＳ 明朝" w:hAnsi="Times New Roman"/>
        </w:rPr>
      </w:pPr>
    </w:p>
    <w:p w14:paraId="5CED6F8F" w14:textId="37E9BAC4" w:rsidR="009803C5" w:rsidRDefault="009803C5" w:rsidP="00AF0A7A">
      <w:pPr>
        <w:rPr>
          <w:rFonts w:ascii="Times New Roman" w:eastAsia="ＭＳ 明朝" w:hAnsi="Times New Roman"/>
        </w:rPr>
      </w:pPr>
    </w:p>
    <w:p w14:paraId="1CAECE0B" w14:textId="77777777" w:rsidR="002A6C80" w:rsidRDefault="002A6C80" w:rsidP="00AF0A7A">
      <w:pPr>
        <w:rPr>
          <w:rFonts w:ascii="Times New Roman" w:eastAsia="ＭＳ 明朝" w:hAnsi="Times New Roman"/>
        </w:rPr>
      </w:pPr>
    </w:p>
    <w:p w14:paraId="20514001" w14:textId="523E5158" w:rsidR="009803C5" w:rsidRDefault="009803C5" w:rsidP="00AF0A7A">
      <w:pPr>
        <w:rPr>
          <w:rFonts w:ascii="Times New Roman" w:eastAsia="ＭＳ 明朝" w:hAnsi="Times New Roman"/>
        </w:rPr>
      </w:pPr>
    </w:p>
    <w:p w14:paraId="75CAFFBC" w14:textId="46EF138D" w:rsidR="009803C5" w:rsidRDefault="009803C5" w:rsidP="00AF0A7A">
      <w:pPr>
        <w:rPr>
          <w:rFonts w:ascii="Times New Roman" w:eastAsia="ＭＳ 明朝" w:hAnsi="Times New Roman"/>
        </w:rPr>
      </w:pPr>
    </w:p>
    <w:p w14:paraId="3272E58A" w14:textId="031C330B" w:rsidR="009803C5" w:rsidRDefault="009803C5" w:rsidP="00AF0A7A">
      <w:pPr>
        <w:rPr>
          <w:rFonts w:ascii="Times New Roman" w:eastAsia="ＭＳ 明朝" w:hAnsi="Times New Roman"/>
        </w:rPr>
      </w:pPr>
    </w:p>
    <w:p w14:paraId="3971E87C" w14:textId="49B0FBC8" w:rsidR="009803C5" w:rsidRDefault="009803C5" w:rsidP="009803C5">
      <w:pPr>
        <w:jc w:val="center"/>
        <w:rPr>
          <w:rFonts w:ascii="Times New Roman" w:eastAsia="ＭＳ 明朝" w:hAnsi="Times New Roman"/>
        </w:rPr>
      </w:pPr>
      <w:r>
        <w:rPr>
          <w:rFonts w:ascii="Times New Roman" w:eastAsia="ＭＳ 明朝" w:hAnsi="Times New Roman" w:hint="eastAsia"/>
        </w:rPr>
        <w:t>図</w:t>
      </w:r>
      <w:r>
        <w:rPr>
          <w:rFonts w:ascii="Times New Roman" w:eastAsia="ＭＳ 明朝" w:hAnsi="Times New Roman" w:hint="eastAsia"/>
        </w:rPr>
        <w:t>4.2</w:t>
      </w:r>
      <w:r>
        <w:rPr>
          <w:rFonts w:ascii="Times New Roman" w:eastAsia="ＭＳ 明朝" w:hAnsi="Times New Roman" w:hint="eastAsia"/>
        </w:rPr>
        <w:t xml:space="preserve">　インバランス率の分布（</w:t>
      </w:r>
      <w:r>
        <w:rPr>
          <w:rFonts w:ascii="Times New Roman" w:eastAsia="ＭＳ 明朝" w:hAnsi="Times New Roman" w:hint="eastAsia"/>
        </w:rPr>
        <w:t>18:00</w:t>
      </w:r>
      <w:r>
        <w:rPr>
          <w:rFonts w:ascii="Times New Roman" w:eastAsia="ＭＳ 明朝" w:hAnsi="Times New Roman" w:hint="eastAsia"/>
        </w:rPr>
        <w:t>の時間帯</w:t>
      </w:r>
      <w:r>
        <w:rPr>
          <w:rFonts w:ascii="Times New Roman" w:eastAsia="ＭＳ 明朝" w:hAnsi="Times New Roman" w:hint="eastAsia"/>
        </w:rPr>
        <w:t>10</w:t>
      </w:r>
      <w:r>
        <w:rPr>
          <w:rFonts w:ascii="Times New Roman" w:eastAsia="ＭＳ 明朝" w:hAnsi="Times New Roman" w:hint="eastAsia"/>
        </w:rPr>
        <w:t>コマ分）</w:t>
      </w:r>
    </w:p>
    <w:p w14:paraId="6A2679D3" w14:textId="106F1D48" w:rsidR="009803C5" w:rsidDel="00871005" w:rsidRDefault="00871005">
      <w:pPr>
        <w:jc w:val="center"/>
        <w:rPr>
          <w:del w:id="22" w:author="hideto.9948@gmail.com" w:date="2022-02-02T16:54:00Z"/>
          <w:rFonts w:ascii="Times New Roman" w:eastAsia="ＭＳ 明朝" w:hAnsi="Times New Roman"/>
        </w:rPr>
        <w:pPrChange w:id="23" w:author="hideto.9948@gmail.com" w:date="2022-02-02T16:54:00Z">
          <w:pPr/>
        </w:pPrChange>
      </w:pPr>
      <w:ins w:id="24" w:author="hideto.9948@gmail.com" w:date="2022-02-02T16:54:00Z">
        <w:r>
          <w:rPr>
            <w:rFonts w:ascii="Times New Roman" w:eastAsia="ＭＳ 明朝" w:hAnsi="Times New Roman" w:hint="eastAsia"/>
          </w:rPr>
          <w:t>F</w:t>
        </w:r>
        <w:r>
          <w:rPr>
            <w:rFonts w:ascii="Times New Roman" w:eastAsia="ＭＳ 明朝" w:hAnsi="Times New Roman"/>
          </w:rPr>
          <w:t xml:space="preserve">ig. 4.2 </w:t>
        </w:r>
        <w:r w:rsidRPr="00871005">
          <w:rPr>
            <w:rFonts w:ascii="Times New Roman" w:eastAsia="ＭＳ 明朝" w:hAnsi="Times New Roman"/>
          </w:rPr>
          <w:t>Distribution of imbalance rate</w:t>
        </w:r>
        <w:r>
          <w:rPr>
            <w:rFonts w:ascii="Times New Roman" w:eastAsia="ＭＳ 明朝" w:hAnsi="Times New Roman"/>
          </w:rPr>
          <w:t>(18:00)</w:t>
        </w:r>
      </w:ins>
    </w:p>
    <w:p w14:paraId="5E1F2582" w14:textId="77777777" w:rsidR="009803C5" w:rsidRPr="00871005" w:rsidRDefault="009803C5">
      <w:pPr>
        <w:jc w:val="center"/>
        <w:rPr>
          <w:rFonts w:ascii="Times New Roman" w:eastAsia="ＭＳ 明朝" w:hAnsi="Times New Roman"/>
        </w:rPr>
        <w:pPrChange w:id="25" w:author="hideto.9948@gmail.com" w:date="2022-02-02T16:54:00Z">
          <w:pPr/>
        </w:pPrChange>
      </w:pPr>
    </w:p>
    <w:p w14:paraId="4F3A7946" w14:textId="52C17392" w:rsidR="009803C5" w:rsidRDefault="009803C5" w:rsidP="00AF0A7A">
      <w:pPr>
        <w:rPr>
          <w:rFonts w:ascii="Times New Roman" w:eastAsia="ＭＳ 明朝" w:hAnsi="Times New Roman"/>
        </w:rPr>
      </w:pPr>
      <w:r>
        <w:rPr>
          <w:noProof/>
        </w:rPr>
        <w:drawing>
          <wp:anchor distT="0" distB="0" distL="114300" distR="114300" simplePos="0" relativeHeight="251678720" behindDoc="1" locked="0" layoutInCell="1" allowOverlap="1" wp14:anchorId="0798FFF6" wp14:editId="5D0C2FCE">
            <wp:simplePos x="0" y="0"/>
            <wp:positionH relativeFrom="margin">
              <wp:align>left</wp:align>
            </wp:positionH>
            <wp:positionV relativeFrom="paragraph">
              <wp:posOffset>44450</wp:posOffset>
            </wp:positionV>
            <wp:extent cx="5400040" cy="3517900"/>
            <wp:effectExtent l="0" t="0" r="10160" b="6350"/>
            <wp:wrapNone/>
            <wp:docPr id="19" name="グラフ 19">
              <a:extLst xmlns:a="http://schemas.openxmlformats.org/drawingml/2006/main">
                <a:ext uri="{FF2B5EF4-FFF2-40B4-BE49-F238E27FC236}">
                  <a16:creationId xmlns:a16="http://schemas.microsoft.com/office/drawing/2014/main" id="{56B414D5-AAB6-4B7B-9C21-D3A4421C06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anchor>
        </w:drawing>
      </w:r>
    </w:p>
    <w:p w14:paraId="10ED826A" w14:textId="02B0D216" w:rsidR="009803C5" w:rsidRDefault="009803C5" w:rsidP="00AF0A7A">
      <w:pPr>
        <w:rPr>
          <w:rFonts w:ascii="Times New Roman" w:eastAsia="ＭＳ 明朝" w:hAnsi="Times New Roman"/>
        </w:rPr>
      </w:pPr>
    </w:p>
    <w:p w14:paraId="54784499" w14:textId="24EC7AAD" w:rsidR="009803C5" w:rsidRDefault="009803C5" w:rsidP="00AF0A7A">
      <w:pPr>
        <w:rPr>
          <w:rFonts w:ascii="Times New Roman" w:eastAsia="ＭＳ 明朝" w:hAnsi="Times New Roman"/>
        </w:rPr>
      </w:pPr>
    </w:p>
    <w:p w14:paraId="1F2B0834" w14:textId="50E6860F" w:rsidR="009803C5" w:rsidRDefault="009803C5" w:rsidP="00AF0A7A">
      <w:pPr>
        <w:rPr>
          <w:rFonts w:ascii="Times New Roman" w:eastAsia="ＭＳ 明朝" w:hAnsi="Times New Roman"/>
        </w:rPr>
      </w:pPr>
    </w:p>
    <w:p w14:paraId="36B1DF1E" w14:textId="77777777" w:rsidR="009803C5" w:rsidRDefault="009803C5" w:rsidP="00AF0A7A">
      <w:pPr>
        <w:rPr>
          <w:rFonts w:ascii="Times New Roman" w:eastAsia="ＭＳ 明朝" w:hAnsi="Times New Roman"/>
        </w:rPr>
      </w:pPr>
    </w:p>
    <w:p w14:paraId="33BE9321" w14:textId="311F1A41" w:rsidR="006F5EC8" w:rsidRDefault="006F5EC8" w:rsidP="00AF0A7A">
      <w:pPr>
        <w:rPr>
          <w:rFonts w:ascii="Times New Roman" w:eastAsia="ＭＳ 明朝" w:hAnsi="Times New Roman"/>
        </w:rPr>
      </w:pPr>
    </w:p>
    <w:p w14:paraId="113EEB1C" w14:textId="35CE4D31" w:rsidR="006F5EC8" w:rsidRDefault="006F5EC8" w:rsidP="00AF0A7A">
      <w:pPr>
        <w:rPr>
          <w:rFonts w:ascii="Times New Roman" w:eastAsia="ＭＳ 明朝" w:hAnsi="Times New Roman"/>
        </w:rPr>
      </w:pPr>
    </w:p>
    <w:p w14:paraId="4674173C" w14:textId="6EAC28BE" w:rsidR="006F5EC8" w:rsidRDefault="006F5EC8" w:rsidP="00AF0A7A">
      <w:pPr>
        <w:rPr>
          <w:rFonts w:ascii="Times New Roman" w:eastAsia="ＭＳ 明朝" w:hAnsi="Times New Roman"/>
        </w:rPr>
      </w:pPr>
    </w:p>
    <w:p w14:paraId="5DA3F9F5" w14:textId="76B90C6F" w:rsidR="006F5EC8" w:rsidRDefault="006F5EC8" w:rsidP="00AF0A7A">
      <w:pPr>
        <w:rPr>
          <w:rFonts w:ascii="Times New Roman" w:eastAsia="ＭＳ 明朝" w:hAnsi="Times New Roman"/>
        </w:rPr>
      </w:pPr>
    </w:p>
    <w:p w14:paraId="341EF5C3" w14:textId="22C701FF" w:rsidR="006F5EC8" w:rsidRDefault="006F5EC8" w:rsidP="00AF0A7A">
      <w:pPr>
        <w:rPr>
          <w:rFonts w:ascii="Times New Roman" w:eastAsia="ＭＳ 明朝" w:hAnsi="Times New Roman"/>
        </w:rPr>
      </w:pPr>
    </w:p>
    <w:p w14:paraId="47A46A67" w14:textId="0992D84C" w:rsidR="006F5EC8" w:rsidRDefault="006F5EC8" w:rsidP="00AF0A7A">
      <w:pPr>
        <w:rPr>
          <w:rFonts w:ascii="Times New Roman" w:eastAsia="ＭＳ 明朝" w:hAnsi="Times New Roman"/>
        </w:rPr>
      </w:pPr>
    </w:p>
    <w:p w14:paraId="61809E25" w14:textId="57E89F82" w:rsidR="006F5EC8" w:rsidRDefault="006F5EC8" w:rsidP="00AF0A7A">
      <w:pPr>
        <w:rPr>
          <w:rFonts w:ascii="Times New Roman" w:eastAsia="ＭＳ 明朝" w:hAnsi="Times New Roman"/>
        </w:rPr>
      </w:pPr>
    </w:p>
    <w:p w14:paraId="123C2508" w14:textId="02004EF6" w:rsidR="006F5EC8" w:rsidRDefault="006F5EC8" w:rsidP="00AF0A7A">
      <w:pPr>
        <w:rPr>
          <w:rFonts w:ascii="Times New Roman" w:eastAsia="ＭＳ 明朝" w:hAnsi="Times New Roman"/>
        </w:rPr>
      </w:pPr>
    </w:p>
    <w:p w14:paraId="60E1F5D4" w14:textId="57A0A447" w:rsidR="009803C5" w:rsidRDefault="009803C5" w:rsidP="00AF0A7A">
      <w:pPr>
        <w:rPr>
          <w:rFonts w:ascii="Times New Roman" w:eastAsia="ＭＳ 明朝" w:hAnsi="Times New Roman"/>
        </w:rPr>
      </w:pPr>
    </w:p>
    <w:p w14:paraId="48CB159A" w14:textId="32089EAC" w:rsidR="009803C5" w:rsidRDefault="009803C5" w:rsidP="00AF0A7A">
      <w:pPr>
        <w:rPr>
          <w:rFonts w:ascii="Times New Roman" w:eastAsia="ＭＳ 明朝" w:hAnsi="Times New Roman"/>
        </w:rPr>
      </w:pPr>
    </w:p>
    <w:p w14:paraId="0FBBEB47" w14:textId="373DBE83" w:rsidR="009803C5" w:rsidRDefault="009803C5" w:rsidP="00AF0A7A">
      <w:pPr>
        <w:rPr>
          <w:rFonts w:ascii="Times New Roman" w:eastAsia="ＭＳ 明朝" w:hAnsi="Times New Roman"/>
        </w:rPr>
      </w:pPr>
    </w:p>
    <w:p w14:paraId="3E790159" w14:textId="03D20D3D" w:rsidR="009803C5" w:rsidRDefault="009803C5" w:rsidP="009803C5">
      <w:pPr>
        <w:jc w:val="center"/>
        <w:rPr>
          <w:ins w:id="26" w:author="hideto.9948@gmail.com" w:date="2022-02-02T16:54:00Z"/>
          <w:rFonts w:ascii="Times New Roman" w:eastAsia="ＭＳ 明朝" w:hAnsi="Times New Roman"/>
        </w:rPr>
      </w:pPr>
      <w:r>
        <w:rPr>
          <w:rFonts w:ascii="Times New Roman" w:eastAsia="ＭＳ 明朝" w:hAnsi="Times New Roman" w:hint="eastAsia"/>
        </w:rPr>
        <w:t>図</w:t>
      </w:r>
      <w:r>
        <w:rPr>
          <w:rFonts w:ascii="Times New Roman" w:eastAsia="ＭＳ 明朝" w:hAnsi="Times New Roman" w:hint="eastAsia"/>
        </w:rPr>
        <w:t>4.3</w:t>
      </w:r>
      <w:r>
        <w:rPr>
          <w:rFonts w:ascii="Times New Roman" w:eastAsia="ＭＳ 明朝" w:hAnsi="Times New Roman" w:hint="eastAsia"/>
        </w:rPr>
        <w:t xml:space="preserve">　インバランス率の分布（</w:t>
      </w:r>
      <w:r>
        <w:rPr>
          <w:rFonts w:ascii="Times New Roman" w:eastAsia="ＭＳ 明朝" w:hAnsi="Times New Roman" w:hint="eastAsia"/>
        </w:rPr>
        <w:t>11:00</w:t>
      </w:r>
      <w:r>
        <w:rPr>
          <w:rFonts w:ascii="Times New Roman" w:eastAsia="ＭＳ 明朝" w:hAnsi="Times New Roman" w:hint="eastAsia"/>
        </w:rPr>
        <w:t>の時間帯</w:t>
      </w:r>
      <w:r>
        <w:rPr>
          <w:rFonts w:ascii="Times New Roman" w:eastAsia="ＭＳ 明朝" w:hAnsi="Times New Roman" w:hint="eastAsia"/>
        </w:rPr>
        <w:t>10</w:t>
      </w:r>
      <w:r>
        <w:rPr>
          <w:rFonts w:ascii="Times New Roman" w:eastAsia="ＭＳ 明朝" w:hAnsi="Times New Roman" w:hint="eastAsia"/>
        </w:rPr>
        <w:t>コマ分）</w:t>
      </w:r>
    </w:p>
    <w:p w14:paraId="2C529821" w14:textId="4E52F4D9" w:rsidR="00871005" w:rsidRPr="00B25F19" w:rsidRDefault="00871005" w:rsidP="009803C5">
      <w:pPr>
        <w:jc w:val="center"/>
        <w:rPr>
          <w:rFonts w:ascii="Times New Roman" w:eastAsia="ＭＳ 明朝" w:hAnsi="Times New Roman"/>
        </w:rPr>
      </w:pPr>
      <w:ins w:id="27" w:author="hideto.9948@gmail.com" w:date="2022-02-02T16:54:00Z">
        <w:r>
          <w:rPr>
            <w:rFonts w:ascii="Times New Roman" w:eastAsia="ＭＳ 明朝" w:hAnsi="Times New Roman" w:hint="eastAsia"/>
          </w:rPr>
          <w:t>F</w:t>
        </w:r>
        <w:r>
          <w:rPr>
            <w:rFonts w:ascii="Times New Roman" w:eastAsia="ＭＳ 明朝" w:hAnsi="Times New Roman"/>
          </w:rPr>
          <w:t xml:space="preserve">ig. 4.3 </w:t>
        </w:r>
        <w:r w:rsidRPr="00871005">
          <w:rPr>
            <w:rFonts w:ascii="Times New Roman" w:eastAsia="ＭＳ 明朝" w:hAnsi="Times New Roman"/>
          </w:rPr>
          <w:t>Distribution of imbalance rate</w:t>
        </w:r>
        <w:r>
          <w:rPr>
            <w:rFonts w:ascii="Times New Roman" w:eastAsia="ＭＳ 明朝" w:hAnsi="Times New Roman"/>
          </w:rPr>
          <w:t>(11:00)</w:t>
        </w:r>
      </w:ins>
    </w:p>
    <w:p w14:paraId="66BFFFF1" w14:textId="77777777" w:rsidR="009803C5" w:rsidRDefault="0090486D" w:rsidP="00AF0A7A">
      <w:pPr>
        <w:rPr>
          <w:rFonts w:ascii="Times New Roman" w:eastAsia="ＭＳ 明朝" w:hAnsi="Times New Roman"/>
        </w:rPr>
      </w:pPr>
      <w:r w:rsidRPr="00B25F19">
        <w:rPr>
          <w:rFonts w:ascii="Times New Roman" w:eastAsia="ＭＳ 明朝" w:hAnsi="Times New Roman" w:hint="eastAsia"/>
        </w:rPr>
        <w:lastRenderedPageBreak/>
        <w:t xml:space="preserve">　スマートコントラクトを実装する</w:t>
      </w:r>
      <w:r w:rsidRPr="00B25F19">
        <w:rPr>
          <w:rFonts w:ascii="Times New Roman" w:eastAsia="ＭＳ 明朝" w:hAnsi="Times New Roman" w:cs="Times New Roman"/>
        </w:rPr>
        <w:t>IDE</w:t>
      </w:r>
      <w:r w:rsidRPr="00B25F19">
        <w:rPr>
          <w:rFonts w:ascii="Times New Roman" w:eastAsia="ＭＳ 明朝" w:hAnsi="Times New Roman" w:hint="eastAsia"/>
        </w:rPr>
        <w:t>は</w:t>
      </w:r>
      <w:r w:rsidRPr="00B25F19">
        <w:rPr>
          <w:rFonts w:ascii="Times New Roman" w:eastAsia="ＭＳ 明朝" w:hAnsi="Times New Roman" w:cs="Times New Roman"/>
        </w:rPr>
        <w:t>Remix-ide</w:t>
      </w:r>
      <w:r w:rsidRPr="00B25F19">
        <w:rPr>
          <w:rFonts w:ascii="Times New Roman" w:eastAsia="ＭＳ 明朝" w:hAnsi="Times New Roman" w:hint="eastAsia"/>
        </w:rPr>
        <w:t>を用いた。アカウントについては、</w:t>
      </w:r>
      <w:r w:rsidRPr="00B25F19">
        <w:rPr>
          <w:rFonts w:ascii="Times New Roman" w:eastAsia="ＭＳ 明朝" w:hAnsi="Times New Roman" w:cs="Times New Roman"/>
        </w:rPr>
        <w:t>Remix-ide</w:t>
      </w:r>
      <w:r w:rsidRPr="00B25F19">
        <w:rPr>
          <w:rFonts w:ascii="Times New Roman" w:eastAsia="ＭＳ 明朝" w:hAnsi="Times New Roman" w:hint="eastAsia"/>
        </w:rPr>
        <w:t>上の仮想マシン（ハードフォーク：</w:t>
      </w:r>
      <w:r w:rsidRPr="00B25F19">
        <w:rPr>
          <w:rFonts w:ascii="Times New Roman" w:eastAsia="ＭＳ 明朝" w:hAnsi="Times New Roman" w:cs="Times New Roman"/>
        </w:rPr>
        <w:t>London</w:t>
      </w:r>
      <w:r w:rsidRPr="00B25F19">
        <w:rPr>
          <w:rFonts w:ascii="Times New Roman" w:eastAsia="ＭＳ 明朝" w:hAnsi="Times New Roman" w:hint="eastAsia"/>
        </w:rPr>
        <w:t>）でアカウントを作成し、</w:t>
      </w:r>
      <w:r w:rsidRPr="00B25F19">
        <w:rPr>
          <w:rFonts w:ascii="Times New Roman" w:eastAsia="ＭＳ 明朝" w:hAnsi="Times New Roman" w:hint="eastAsia"/>
        </w:rPr>
        <w:t>1</w:t>
      </w:r>
      <w:r w:rsidRPr="00B25F19">
        <w:rPr>
          <w:rFonts w:ascii="Times New Roman" w:eastAsia="ＭＳ 明朝" w:hAnsi="Times New Roman" w:hint="eastAsia"/>
        </w:rPr>
        <w:t>アカウント</w:t>
      </w:r>
      <w:r w:rsidRPr="00B25F19">
        <w:rPr>
          <w:rFonts w:ascii="Times New Roman" w:eastAsia="ＭＳ 明朝" w:hAnsi="Times New Roman" w:hint="eastAsia"/>
        </w:rPr>
        <w:t>=</w:t>
      </w:r>
      <w:r w:rsidRPr="00B25F19">
        <w:rPr>
          <w:rFonts w:ascii="Times New Roman" w:eastAsia="ＭＳ 明朝" w:hAnsi="Times New Roman" w:cs="Times New Roman"/>
        </w:rPr>
        <w:t>1Prosumer</w:t>
      </w:r>
      <w:r w:rsidRPr="00B25F19">
        <w:rPr>
          <w:rFonts w:ascii="Times New Roman" w:eastAsia="ＭＳ 明朝" w:hAnsi="Times New Roman" w:hint="eastAsia"/>
        </w:rPr>
        <w:t>(</w:t>
      </w:r>
      <w:r w:rsidRPr="00B25F19">
        <w:rPr>
          <w:rFonts w:ascii="Times New Roman" w:eastAsia="ＭＳ 明朝" w:hAnsi="Times New Roman" w:cs="Times New Roman"/>
        </w:rPr>
        <w:t>Consumer</w:t>
      </w:r>
      <w:r w:rsidRPr="00B25F19">
        <w:rPr>
          <w:rFonts w:ascii="Times New Roman" w:eastAsia="ＭＳ 明朝" w:hAnsi="Times New Roman" w:hint="eastAsia"/>
        </w:rPr>
        <w:t>)</w:t>
      </w:r>
      <w:r w:rsidRPr="00B25F19">
        <w:rPr>
          <w:rFonts w:ascii="Times New Roman" w:eastAsia="ＭＳ 明朝" w:hAnsi="Times New Roman" w:hint="eastAsia"/>
        </w:rPr>
        <w:t>とした。</w:t>
      </w:r>
      <w:r w:rsidR="00AE3A11" w:rsidRPr="00B25F19">
        <w:rPr>
          <w:rFonts w:ascii="Times New Roman" w:eastAsia="ＭＳ 明朝" w:hAnsi="Times New Roman" w:hint="eastAsia"/>
        </w:rPr>
        <w:t>また、ブロックチェーンを管理する電力会社も同じ仮想マシン上のアカウントとした。</w:t>
      </w:r>
    </w:p>
    <w:p w14:paraId="6FB6C74C" w14:textId="644CBC40" w:rsidR="009803C5" w:rsidRDefault="009803C5" w:rsidP="00AF0A7A">
      <w:pPr>
        <w:rPr>
          <w:rFonts w:ascii="Times New Roman" w:eastAsia="ＭＳ 明朝" w:hAnsi="Times New Roman"/>
        </w:rPr>
      </w:pPr>
      <w:r>
        <w:rPr>
          <w:rFonts w:ascii="Times New Roman" w:eastAsia="ＭＳ 明朝" w:hAnsi="Times New Roman" w:hint="eastAsia"/>
        </w:rPr>
        <w:t xml:space="preserve">　使用データをもとに板情報を作成した。</w:t>
      </w:r>
    </w:p>
    <w:p w14:paraId="4E816650" w14:textId="07E64F42" w:rsidR="008B0463" w:rsidRPr="00B25F19" w:rsidRDefault="007E0643" w:rsidP="007E0643">
      <w:pPr>
        <w:ind w:firstLineChars="100" w:firstLine="210"/>
        <w:rPr>
          <w:rFonts w:ascii="Times New Roman" w:eastAsia="ＭＳ 明朝" w:hAnsi="Times New Roman"/>
        </w:rPr>
      </w:pPr>
      <w:r w:rsidRPr="00B25F19">
        <w:rPr>
          <w:rFonts w:ascii="Times New Roman" w:eastAsia="ＭＳ 明朝" w:hAnsi="Times New Roman" w:hint="eastAsia"/>
        </w:rPr>
        <w:t>測定の方法としては、始めに</w:t>
      </w:r>
      <w:r w:rsidRPr="00B25F19">
        <w:rPr>
          <w:rFonts w:ascii="Times New Roman" w:eastAsia="ＭＳ 明朝" w:hAnsi="Times New Roman" w:cs="Times New Roman"/>
        </w:rPr>
        <w:t>Prosumer</w:t>
      </w:r>
      <w:r w:rsidRPr="00B25F19">
        <w:rPr>
          <w:rFonts w:ascii="Times New Roman" w:eastAsia="ＭＳ 明朝" w:hAnsi="Times New Roman" w:hint="eastAsia"/>
        </w:rPr>
        <w:t>と</w:t>
      </w:r>
      <w:r w:rsidRPr="00B25F19">
        <w:rPr>
          <w:rFonts w:ascii="Times New Roman" w:eastAsia="ＭＳ 明朝" w:hAnsi="Times New Roman" w:cs="Times New Roman"/>
        </w:rPr>
        <w:t>Consumer</w:t>
      </w:r>
      <w:r w:rsidRPr="00B25F19">
        <w:rPr>
          <w:rFonts w:ascii="Times New Roman" w:eastAsia="ＭＳ 明朝" w:hAnsi="Times New Roman" w:hint="eastAsia"/>
        </w:rPr>
        <w:t>をコントラクト</w:t>
      </w:r>
      <w:r w:rsidR="009803C5">
        <w:rPr>
          <w:rFonts w:ascii="Times New Roman" w:eastAsia="ＭＳ 明朝" w:hAnsi="Times New Roman" w:hint="eastAsia"/>
        </w:rPr>
        <w:t>に</w:t>
      </w:r>
      <w:r w:rsidRPr="00B25F19">
        <w:rPr>
          <w:rFonts w:ascii="Times New Roman" w:eastAsia="ＭＳ 明朝" w:hAnsi="Times New Roman" w:hint="eastAsia"/>
        </w:rPr>
        <w:t>入札し、約定処理を行った後にインバランス精算を行う。</w:t>
      </w:r>
      <w:r w:rsidRPr="00B25F19">
        <w:rPr>
          <w:rFonts w:ascii="Times New Roman" w:eastAsia="ＭＳ 明朝" w:hAnsi="Times New Roman" w:cs="Times New Roman"/>
        </w:rPr>
        <w:t>Remix-ide</w:t>
      </w:r>
      <w:r w:rsidRPr="00B25F19">
        <w:rPr>
          <w:rFonts w:ascii="Times New Roman" w:eastAsia="ＭＳ 明朝" w:hAnsi="Times New Roman" w:hint="eastAsia"/>
        </w:rPr>
        <w:t>のコンソールから</w:t>
      </w:r>
      <w:r w:rsidRPr="00B25F19">
        <w:rPr>
          <w:rFonts w:ascii="Times New Roman" w:eastAsia="ＭＳ 明朝" w:hAnsi="Times New Roman" w:hint="eastAsia"/>
        </w:rPr>
        <w:t>Gas</w:t>
      </w:r>
      <w:r w:rsidRPr="00B25F19">
        <w:rPr>
          <w:rFonts w:ascii="Times New Roman" w:eastAsia="ＭＳ 明朝" w:hAnsi="Times New Roman" w:hint="eastAsia"/>
        </w:rPr>
        <w:t>を抽出する。</w:t>
      </w:r>
    </w:p>
    <w:p w14:paraId="67B5510A" w14:textId="340C9973" w:rsidR="008B0463" w:rsidRPr="00B25F19" w:rsidRDefault="00A1570A" w:rsidP="00AF0A7A">
      <w:pPr>
        <w:rPr>
          <w:rFonts w:ascii="Times New Roman" w:eastAsia="ＭＳ 明朝" w:hAnsi="Times New Roman"/>
        </w:rPr>
      </w:pPr>
      <w:r w:rsidRPr="00B25F19">
        <w:rPr>
          <w:rFonts w:ascii="Times New Roman" w:eastAsia="ＭＳ 明朝" w:hAnsi="Times New Roman" w:hint="eastAsia"/>
        </w:rPr>
        <w:t xml:space="preserve">　測定に使用した板情報を表</w:t>
      </w:r>
      <w:r w:rsidRPr="00B25F19">
        <w:rPr>
          <w:rFonts w:ascii="Times New Roman" w:eastAsia="ＭＳ 明朝" w:hAnsi="Times New Roman" w:hint="eastAsia"/>
        </w:rPr>
        <w:t>4.1</w:t>
      </w:r>
      <w:r w:rsidR="009803C5">
        <w:rPr>
          <w:rFonts w:ascii="Times New Roman" w:eastAsia="ＭＳ 明朝" w:hAnsi="Times New Roman" w:hint="eastAsia"/>
        </w:rPr>
        <w:t>、表</w:t>
      </w:r>
      <w:r w:rsidR="009803C5">
        <w:rPr>
          <w:rFonts w:ascii="Times New Roman" w:eastAsia="ＭＳ 明朝" w:hAnsi="Times New Roman" w:hint="eastAsia"/>
        </w:rPr>
        <w:t>4.2</w:t>
      </w:r>
      <w:r w:rsidRPr="00B25F19">
        <w:rPr>
          <w:rFonts w:ascii="Times New Roman" w:eastAsia="ＭＳ 明朝" w:hAnsi="Times New Roman" w:hint="eastAsia"/>
        </w:rPr>
        <w:t>に示す。</w:t>
      </w:r>
    </w:p>
    <w:p w14:paraId="4AA09706" w14:textId="062C38B1" w:rsidR="008B0463" w:rsidRDefault="008B0463" w:rsidP="00AF0A7A">
      <w:pPr>
        <w:rPr>
          <w:rFonts w:ascii="Times New Roman" w:eastAsia="ＭＳ 明朝" w:hAnsi="Times New Roman"/>
        </w:rPr>
      </w:pPr>
    </w:p>
    <w:p w14:paraId="6987990B" w14:textId="5AB637DC" w:rsidR="00F21D5F" w:rsidRDefault="00F21D5F" w:rsidP="00AF0A7A">
      <w:pPr>
        <w:rPr>
          <w:rFonts w:ascii="Times New Roman" w:eastAsia="ＭＳ 明朝" w:hAnsi="Times New Roman"/>
        </w:rPr>
      </w:pPr>
    </w:p>
    <w:p w14:paraId="1B89C7F8" w14:textId="0FC92ECB" w:rsidR="009803C5" w:rsidRDefault="009803C5" w:rsidP="00AF0A7A">
      <w:pPr>
        <w:rPr>
          <w:rFonts w:ascii="Times New Roman" w:eastAsia="ＭＳ 明朝" w:hAnsi="Times New Roman"/>
        </w:rPr>
      </w:pPr>
    </w:p>
    <w:p w14:paraId="3414CFFA" w14:textId="77777777" w:rsidR="009803C5" w:rsidRDefault="009803C5" w:rsidP="00AF0A7A">
      <w:pPr>
        <w:rPr>
          <w:rFonts w:ascii="Times New Roman" w:eastAsia="ＭＳ 明朝" w:hAnsi="Times New Roman"/>
        </w:rPr>
      </w:pPr>
    </w:p>
    <w:p w14:paraId="1AFAFDF5" w14:textId="77777777" w:rsidR="00F21D5F" w:rsidRPr="00B25F19" w:rsidRDefault="00F21D5F" w:rsidP="00AF0A7A">
      <w:pPr>
        <w:rPr>
          <w:rFonts w:ascii="Times New Roman" w:eastAsia="ＭＳ 明朝" w:hAnsi="Times New Roman"/>
        </w:rPr>
      </w:pPr>
    </w:p>
    <w:p w14:paraId="6CA9A27A" w14:textId="271BCF7A" w:rsidR="00A1570A" w:rsidRDefault="00A1570A" w:rsidP="00A1570A">
      <w:pPr>
        <w:jc w:val="center"/>
        <w:rPr>
          <w:ins w:id="28" w:author="hideto.9948@gmail.com" w:date="2022-02-02T16:54:00Z"/>
          <w:rFonts w:ascii="Times New Roman" w:eastAsia="ＭＳ 明朝" w:hAnsi="Times New Roman"/>
        </w:rPr>
      </w:pPr>
      <w:r w:rsidRPr="00B25F19">
        <w:rPr>
          <w:rFonts w:ascii="Times New Roman" w:eastAsia="ＭＳ 明朝" w:hAnsi="Times New Roman" w:hint="eastAsia"/>
        </w:rPr>
        <w:t>表</w:t>
      </w:r>
      <w:r w:rsidRPr="00B25F19">
        <w:rPr>
          <w:rFonts w:ascii="Times New Roman" w:eastAsia="ＭＳ 明朝" w:hAnsi="Times New Roman" w:hint="eastAsia"/>
        </w:rPr>
        <w:t>4.1</w:t>
      </w:r>
      <w:r w:rsidRPr="00B25F19">
        <w:rPr>
          <w:rFonts w:ascii="Times New Roman" w:eastAsia="ＭＳ 明朝" w:hAnsi="Times New Roman" w:hint="eastAsia"/>
        </w:rPr>
        <w:t xml:space="preserve">　板情報</w:t>
      </w:r>
      <w:r w:rsidR="009803C5">
        <w:rPr>
          <w:rFonts w:ascii="Times New Roman" w:eastAsia="ＭＳ 明朝" w:hAnsi="Times New Roman" w:hint="eastAsia"/>
        </w:rPr>
        <w:t>（</w:t>
      </w:r>
      <w:r w:rsidR="009803C5">
        <w:rPr>
          <w:rFonts w:ascii="Times New Roman" w:eastAsia="ＭＳ 明朝" w:hAnsi="Times New Roman" w:hint="eastAsia"/>
        </w:rPr>
        <w:t>18:00</w:t>
      </w:r>
      <w:r w:rsidR="009803C5">
        <w:rPr>
          <w:rFonts w:ascii="Times New Roman" w:eastAsia="ＭＳ 明朝" w:hAnsi="Times New Roman" w:hint="eastAsia"/>
        </w:rPr>
        <w:t>の時間帯）</w:t>
      </w:r>
    </w:p>
    <w:p w14:paraId="70F344F9" w14:textId="58883EB4" w:rsidR="00871005" w:rsidRPr="00B25F19" w:rsidRDefault="00871005" w:rsidP="00A1570A">
      <w:pPr>
        <w:jc w:val="center"/>
        <w:rPr>
          <w:rFonts w:ascii="Times New Roman" w:eastAsia="ＭＳ 明朝" w:hAnsi="Times New Roman"/>
        </w:rPr>
      </w:pPr>
      <w:ins w:id="29" w:author="hideto.9948@gmail.com" w:date="2022-02-02T16:54:00Z">
        <w:r>
          <w:rPr>
            <w:rFonts w:ascii="Times New Roman" w:eastAsia="ＭＳ 明朝" w:hAnsi="Times New Roman" w:hint="eastAsia"/>
          </w:rPr>
          <w:t>T</w:t>
        </w:r>
        <w:r>
          <w:rPr>
            <w:rFonts w:ascii="Times New Roman" w:eastAsia="ＭＳ 明朝" w:hAnsi="Times New Roman"/>
          </w:rPr>
          <w:t>a</w:t>
        </w:r>
      </w:ins>
      <w:ins w:id="30" w:author="hideto.9948@gmail.com" w:date="2022-02-02T16:55:00Z">
        <w:r>
          <w:rPr>
            <w:rFonts w:ascii="Times New Roman" w:eastAsia="ＭＳ 明朝" w:hAnsi="Times New Roman"/>
          </w:rPr>
          <w:t xml:space="preserve">ble 4.1 </w:t>
        </w:r>
        <w:r w:rsidRPr="00871005">
          <w:rPr>
            <w:rFonts w:ascii="Times New Roman" w:eastAsia="ＭＳ 明朝" w:hAnsi="Times New Roman"/>
          </w:rPr>
          <w:t>board information</w:t>
        </w:r>
        <w:r>
          <w:rPr>
            <w:rFonts w:ascii="Times New Roman" w:eastAsia="ＭＳ 明朝" w:hAnsi="Times New Roman"/>
          </w:rPr>
          <w:t>(18:00)</w:t>
        </w:r>
      </w:ins>
    </w:p>
    <w:tbl>
      <w:tblPr>
        <w:tblStyle w:val="a8"/>
        <w:tblW w:w="0" w:type="auto"/>
        <w:tblLook w:val="04A0" w:firstRow="1" w:lastRow="0" w:firstColumn="1" w:lastColumn="0" w:noHBand="0" w:noVBand="1"/>
      </w:tblPr>
      <w:tblGrid>
        <w:gridCol w:w="1343"/>
        <w:gridCol w:w="1416"/>
        <w:gridCol w:w="1185"/>
        <w:gridCol w:w="1528"/>
        <w:gridCol w:w="1514"/>
        <w:gridCol w:w="1508"/>
      </w:tblGrid>
      <w:tr w:rsidR="00A1570A" w:rsidRPr="00B25F19" w14:paraId="4BE7ECDA" w14:textId="77777777" w:rsidTr="00836741">
        <w:tc>
          <w:tcPr>
            <w:tcW w:w="2830" w:type="dxa"/>
            <w:gridSpan w:val="2"/>
          </w:tcPr>
          <w:p w14:paraId="63AD6320" w14:textId="42B8D670" w:rsidR="00A1570A" w:rsidRPr="00B25F19" w:rsidRDefault="00A1570A" w:rsidP="003A667F">
            <w:pPr>
              <w:jc w:val="center"/>
              <w:rPr>
                <w:rFonts w:ascii="Times New Roman" w:eastAsia="ＭＳ 明朝" w:hAnsi="Times New Roman" w:cs="Times New Roman"/>
              </w:rPr>
            </w:pPr>
            <w:r w:rsidRPr="00B25F19">
              <w:rPr>
                <w:rFonts w:ascii="Times New Roman" w:eastAsia="ＭＳ 明朝" w:hAnsi="Times New Roman" w:cs="Times New Roman"/>
              </w:rPr>
              <w:t>Prosumer</w:t>
            </w:r>
          </w:p>
        </w:tc>
        <w:tc>
          <w:tcPr>
            <w:tcW w:w="978" w:type="dxa"/>
            <w:vMerge w:val="restart"/>
            <w:vAlign w:val="center"/>
          </w:tcPr>
          <w:p w14:paraId="000A2D79" w14:textId="30D6555F" w:rsidR="00A1570A" w:rsidRPr="00B25F19" w:rsidRDefault="009D454F" w:rsidP="009D454F">
            <w:pPr>
              <w:jc w:val="center"/>
              <w:rPr>
                <w:rFonts w:ascii="Times New Roman" w:eastAsia="ＭＳ 明朝" w:hAnsi="Times New Roman" w:cs="Times New Roman"/>
              </w:rPr>
            </w:pPr>
            <w:r>
              <w:rPr>
                <w:rFonts w:ascii="Times New Roman" w:eastAsia="ＭＳ 明朝" w:hAnsi="Times New Roman" w:cs="Times New Roman" w:hint="eastAsia"/>
              </w:rPr>
              <w:t>入札価格</w:t>
            </w:r>
          </w:p>
          <w:p w14:paraId="0DC09C78" w14:textId="4EDA9E50" w:rsidR="00A1570A" w:rsidRPr="00B25F19" w:rsidRDefault="00A1570A" w:rsidP="009D454F">
            <w:pPr>
              <w:jc w:val="center"/>
              <w:rPr>
                <w:rFonts w:ascii="Times New Roman" w:eastAsia="ＭＳ 明朝" w:hAnsi="Times New Roman"/>
              </w:rPr>
            </w:pPr>
            <w:r w:rsidRPr="00B25F19">
              <w:rPr>
                <w:rFonts w:ascii="Times New Roman" w:eastAsia="ＭＳ 明朝" w:hAnsi="Times New Roman" w:hint="eastAsia"/>
              </w:rPr>
              <w:t>[</w:t>
            </w:r>
            <w:r w:rsidRPr="00B25F19">
              <w:rPr>
                <w:rFonts w:ascii="Times New Roman" w:eastAsia="ＭＳ 明朝" w:hAnsi="Times New Roman" w:cs="Times New Roman"/>
              </w:rPr>
              <w:t>ETH</w:t>
            </w:r>
            <w:r w:rsidRPr="00B25F19">
              <w:rPr>
                <w:rFonts w:ascii="Times New Roman" w:eastAsia="ＭＳ 明朝" w:hAnsi="Times New Roman"/>
              </w:rPr>
              <w:t>/</w:t>
            </w:r>
            <w:r w:rsidRPr="00B25F19">
              <w:rPr>
                <w:rFonts w:ascii="Times New Roman" w:eastAsia="ＭＳ 明朝" w:hAnsi="Times New Roman" w:cs="Times New Roman"/>
              </w:rPr>
              <w:t>kwh</w:t>
            </w:r>
            <w:r w:rsidRPr="00B25F19">
              <w:rPr>
                <w:rFonts w:ascii="Times New Roman" w:eastAsia="ＭＳ 明朝" w:hAnsi="Times New Roman"/>
              </w:rPr>
              <w:t>]</w:t>
            </w:r>
          </w:p>
        </w:tc>
        <w:tc>
          <w:tcPr>
            <w:tcW w:w="4686" w:type="dxa"/>
            <w:gridSpan w:val="3"/>
          </w:tcPr>
          <w:p w14:paraId="1F4241ED" w14:textId="2D8E5B31" w:rsidR="00A1570A" w:rsidRPr="00B25F19" w:rsidRDefault="00A1570A" w:rsidP="003A667F">
            <w:pPr>
              <w:jc w:val="center"/>
              <w:rPr>
                <w:rFonts w:ascii="Times New Roman" w:eastAsia="ＭＳ 明朝" w:hAnsi="Times New Roman" w:cs="Times New Roman"/>
              </w:rPr>
            </w:pPr>
            <w:r w:rsidRPr="00B25F19">
              <w:rPr>
                <w:rFonts w:ascii="Times New Roman" w:eastAsia="ＭＳ 明朝" w:hAnsi="Times New Roman" w:cs="Times New Roman"/>
              </w:rPr>
              <w:t>Consumer</w:t>
            </w:r>
          </w:p>
        </w:tc>
      </w:tr>
      <w:tr w:rsidR="00A1570A" w:rsidRPr="00B25F19" w14:paraId="72E4D58C" w14:textId="77777777" w:rsidTr="00836741">
        <w:tc>
          <w:tcPr>
            <w:tcW w:w="1376" w:type="dxa"/>
          </w:tcPr>
          <w:p w14:paraId="1B76332D" w14:textId="29FD03B6" w:rsidR="00A1570A" w:rsidRPr="00B25F19" w:rsidRDefault="009D454F" w:rsidP="003A667F">
            <w:pPr>
              <w:jc w:val="center"/>
              <w:rPr>
                <w:rFonts w:ascii="Times New Roman" w:eastAsia="ＭＳ 明朝" w:hAnsi="Times New Roman"/>
              </w:rPr>
            </w:pPr>
            <w:r>
              <w:rPr>
                <w:rFonts w:ascii="Times New Roman" w:eastAsia="ＭＳ 明朝" w:hAnsi="Times New Roman" w:hint="eastAsia"/>
              </w:rPr>
              <w:t>合計入札量</w:t>
            </w:r>
            <w:r w:rsidR="00A1570A" w:rsidRPr="00B25F19">
              <w:rPr>
                <w:rFonts w:ascii="Times New Roman" w:eastAsia="ＭＳ 明朝" w:hAnsi="Times New Roman"/>
              </w:rPr>
              <w:t xml:space="preserve"> [</w:t>
            </w:r>
            <w:proofErr w:type="spellStart"/>
            <w:r w:rsidR="00E91CCA">
              <w:rPr>
                <w:rFonts w:ascii="Times New Roman" w:eastAsia="ＭＳ 明朝" w:hAnsi="Times New Roman"/>
              </w:rPr>
              <w:t>M</w:t>
            </w:r>
            <w:r w:rsidR="00A1570A" w:rsidRPr="00B25F19">
              <w:rPr>
                <w:rFonts w:ascii="Times New Roman" w:eastAsia="ＭＳ 明朝" w:hAnsi="Times New Roman" w:cs="Times New Roman"/>
              </w:rPr>
              <w:t>kwh</w:t>
            </w:r>
            <w:proofErr w:type="spellEnd"/>
            <w:r w:rsidR="00A1570A" w:rsidRPr="00B25F19">
              <w:rPr>
                <w:rFonts w:ascii="Times New Roman" w:eastAsia="ＭＳ 明朝" w:hAnsi="Times New Roman"/>
              </w:rPr>
              <w:t>]</w:t>
            </w:r>
          </w:p>
        </w:tc>
        <w:tc>
          <w:tcPr>
            <w:tcW w:w="1454" w:type="dxa"/>
          </w:tcPr>
          <w:p w14:paraId="2095FFDE" w14:textId="6A841516" w:rsidR="00A1570A" w:rsidRPr="00B25F19" w:rsidRDefault="009D454F" w:rsidP="003A667F">
            <w:pPr>
              <w:jc w:val="center"/>
              <w:rPr>
                <w:rFonts w:ascii="Times New Roman" w:eastAsia="ＭＳ 明朝" w:hAnsi="Times New Roman"/>
              </w:rPr>
            </w:pPr>
            <w:r>
              <w:rPr>
                <w:rFonts w:ascii="Times New Roman" w:eastAsia="ＭＳ 明朝" w:hAnsi="Times New Roman" w:hint="eastAsia"/>
              </w:rPr>
              <w:t>入札量</w:t>
            </w:r>
            <w:r w:rsidR="00A1570A" w:rsidRPr="00B25F19">
              <w:rPr>
                <w:rFonts w:ascii="Times New Roman" w:eastAsia="ＭＳ 明朝" w:hAnsi="Times New Roman"/>
              </w:rPr>
              <w:t>[</w:t>
            </w:r>
            <w:proofErr w:type="spellStart"/>
            <w:r w:rsidR="00E91CCA">
              <w:rPr>
                <w:rFonts w:ascii="Times New Roman" w:eastAsia="ＭＳ 明朝" w:hAnsi="Times New Roman"/>
              </w:rPr>
              <w:t>M</w:t>
            </w:r>
            <w:r w:rsidR="00A1570A" w:rsidRPr="00B25F19">
              <w:rPr>
                <w:rFonts w:ascii="Times New Roman" w:eastAsia="ＭＳ 明朝" w:hAnsi="Times New Roman" w:cs="Times New Roman"/>
              </w:rPr>
              <w:t>kwh</w:t>
            </w:r>
            <w:proofErr w:type="spellEnd"/>
            <w:r w:rsidR="00A1570A" w:rsidRPr="00B25F19">
              <w:rPr>
                <w:rFonts w:ascii="Times New Roman" w:eastAsia="ＭＳ 明朝" w:hAnsi="Times New Roman"/>
              </w:rPr>
              <w:t>]</w:t>
            </w:r>
          </w:p>
        </w:tc>
        <w:tc>
          <w:tcPr>
            <w:tcW w:w="978" w:type="dxa"/>
            <w:vMerge/>
          </w:tcPr>
          <w:p w14:paraId="3585BC2B" w14:textId="77777777" w:rsidR="00A1570A" w:rsidRPr="00B25F19" w:rsidRDefault="00A1570A" w:rsidP="003A667F">
            <w:pPr>
              <w:jc w:val="center"/>
              <w:rPr>
                <w:rFonts w:ascii="Times New Roman" w:eastAsia="ＭＳ 明朝" w:hAnsi="Times New Roman"/>
              </w:rPr>
            </w:pPr>
          </w:p>
        </w:tc>
        <w:tc>
          <w:tcPr>
            <w:tcW w:w="1574" w:type="dxa"/>
          </w:tcPr>
          <w:p w14:paraId="451BA6BD" w14:textId="77777777" w:rsidR="009D454F" w:rsidRDefault="009D454F" w:rsidP="003A667F">
            <w:pPr>
              <w:jc w:val="center"/>
              <w:rPr>
                <w:rFonts w:ascii="Times New Roman" w:eastAsia="ＭＳ 明朝" w:hAnsi="Times New Roman"/>
              </w:rPr>
            </w:pPr>
            <w:r>
              <w:rPr>
                <w:rFonts w:ascii="Times New Roman" w:eastAsia="ＭＳ 明朝" w:hAnsi="Times New Roman" w:hint="eastAsia"/>
              </w:rPr>
              <w:t>入札量</w:t>
            </w:r>
          </w:p>
          <w:p w14:paraId="66909343" w14:textId="6829E121" w:rsidR="00A1570A" w:rsidRPr="00B25F19" w:rsidRDefault="00A1570A" w:rsidP="003A667F">
            <w:pPr>
              <w:jc w:val="center"/>
              <w:rPr>
                <w:rFonts w:ascii="Times New Roman" w:eastAsia="ＭＳ 明朝" w:hAnsi="Times New Roman"/>
              </w:rPr>
            </w:pPr>
            <w:r w:rsidRPr="00B25F19">
              <w:rPr>
                <w:rFonts w:ascii="Times New Roman" w:eastAsia="ＭＳ 明朝" w:hAnsi="Times New Roman"/>
              </w:rPr>
              <w:t>[</w:t>
            </w:r>
            <w:proofErr w:type="spellStart"/>
            <w:r w:rsidR="00E91CCA">
              <w:rPr>
                <w:rFonts w:ascii="Times New Roman" w:eastAsia="ＭＳ 明朝" w:hAnsi="Times New Roman"/>
              </w:rPr>
              <w:t>M</w:t>
            </w:r>
            <w:r w:rsidRPr="00B25F19">
              <w:rPr>
                <w:rFonts w:ascii="Times New Roman" w:eastAsia="ＭＳ 明朝" w:hAnsi="Times New Roman" w:cs="Times New Roman"/>
              </w:rPr>
              <w:t>kwh</w:t>
            </w:r>
            <w:proofErr w:type="spellEnd"/>
            <w:r w:rsidRPr="00B25F19">
              <w:rPr>
                <w:rFonts w:ascii="Times New Roman" w:eastAsia="ＭＳ 明朝" w:hAnsi="Times New Roman"/>
              </w:rPr>
              <w:t>]</w:t>
            </w:r>
          </w:p>
        </w:tc>
        <w:tc>
          <w:tcPr>
            <w:tcW w:w="1559" w:type="dxa"/>
          </w:tcPr>
          <w:p w14:paraId="1C61AC5B" w14:textId="75A5F461" w:rsidR="009D454F" w:rsidRDefault="009D454F" w:rsidP="003A667F">
            <w:pPr>
              <w:jc w:val="center"/>
              <w:rPr>
                <w:rFonts w:ascii="Times New Roman" w:eastAsia="ＭＳ 明朝" w:hAnsi="Times New Roman"/>
              </w:rPr>
            </w:pPr>
            <w:r>
              <w:rPr>
                <w:rFonts w:ascii="Times New Roman" w:eastAsia="ＭＳ 明朝" w:hAnsi="Times New Roman" w:hint="eastAsia"/>
              </w:rPr>
              <w:t>合計入札量</w:t>
            </w:r>
          </w:p>
          <w:p w14:paraId="536E62C8" w14:textId="29AE9DA9" w:rsidR="00A1570A" w:rsidRPr="00B25F19" w:rsidRDefault="00A1570A" w:rsidP="003A667F">
            <w:pPr>
              <w:jc w:val="center"/>
              <w:rPr>
                <w:rFonts w:ascii="Times New Roman" w:eastAsia="ＭＳ 明朝" w:hAnsi="Times New Roman"/>
              </w:rPr>
            </w:pPr>
            <w:r w:rsidRPr="00B25F19">
              <w:rPr>
                <w:rFonts w:ascii="Times New Roman" w:eastAsia="ＭＳ 明朝" w:hAnsi="Times New Roman"/>
              </w:rPr>
              <w:t>[</w:t>
            </w:r>
            <w:proofErr w:type="spellStart"/>
            <w:r w:rsidR="00E91CCA">
              <w:rPr>
                <w:rFonts w:ascii="Times New Roman" w:eastAsia="ＭＳ 明朝" w:hAnsi="Times New Roman"/>
              </w:rPr>
              <w:t>M</w:t>
            </w:r>
            <w:r w:rsidRPr="00B25F19">
              <w:rPr>
                <w:rFonts w:ascii="Times New Roman" w:eastAsia="ＭＳ 明朝" w:hAnsi="Times New Roman" w:cs="Times New Roman"/>
              </w:rPr>
              <w:t>kwh</w:t>
            </w:r>
            <w:proofErr w:type="spellEnd"/>
            <w:r w:rsidRPr="00B25F19">
              <w:rPr>
                <w:rFonts w:ascii="Times New Roman" w:eastAsia="ＭＳ 明朝" w:hAnsi="Times New Roman"/>
              </w:rPr>
              <w:t>]</w:t>
            </w:r>
          </w:p>
        </w:tc>
        <w:tc>
          <w:tcPr>
            <w:tcW w:w="1553" w:type="dxa"/>
          </w:tcPr>
          <w:p w14:paraId="1605B93A" w14:textId="028DABDE" w:rsidR="009D454F" w:rsidRDefault="009D454F" w:rsidP="003A667F">
            <w:pPr>
              <w:jc w:val="center"/>
              <w:rPr>
                <w:rFonts w:ascii="Times New Roman" w:eastAsia="ＭＳ 明朝" w:hAnsi="Times New Roman"/>
              </w:rPr>
            </w:pPr>
            <w:r>
              <w:rPr>
                <w:rFonts w:ascii="Times New Roman" w:eastAsia="ＭＳ 明朝" w:hAnsi="Times New Roman" w:hint="eastAsia"/>
              </w:rPr>
              <w:t>取引実績量</w:t>
            </w:r>
          </w:p>
          <w:p w14:paraId="4CD06CA5" w14:textId="2AE31ABD" w:rsidR="00A1570A" w:rsidRPr="00B25F19" w:rsidRDefault="00A1570A" w:rsidP="003A667F">
            <w:pPr>
              <w:jc w:val="center"/>
              <w:rPr>
                <w:rFonts w:ascii="Times New Roman" w:eastAsia="ＭＳ 明朝" w:hAnsi="Times New Roman"/>
              </w:rPr>
            </w:pPr>
            <w:r w:rsidRPr="00B25F19">
              <w:rPr>
                <w:rFonts w:ascii="Times New Roman" w:eastAsia="ＭＳ 明朝" w:hAnsi="Times New Roman"/>
              </w:rPr>
              <w:t>[</w:t>
            </w:r>
            <w:proofErr w:type="spellStart"/>
            <w:r w:rsidR="00E91CCA">
              <w:rPr>
                <w:rFonts w:ascii="Times New Roman" w:eastAsia="ＭＳ 明朝" w:hAnsi="Times New Roman"/>
              </w:rPr>
              <w:t>M</w:t>
            </w:r>
            <w:r w:rsidRPr="00B25F19">
              <w:rPr>
                <w:rFonts w:ascii="Times New Roman" w:eastAsia="ＭＳ 明朝" w:hAnsi="Times New Roman" w:cs="Times New Roman"/>
              </w:rPr>
              <w:t>kwh</w:t>
            </w:r>
            <w:proofErr w:type="spellEnd"/>
            <w:r w:rsidRPr="00B25F19">
              <w:rPr>
                <w:rFonts w:ascii="Times New Roman" w:eastAsia="ＭＳ 明朝" w:hAnsi="Times New Roman"/>
              </w:rPr>
              <w:t>]</w:t>
            </w:r>
          </w:p>
        </w:tc>
      </w:tr>
      <w:tr w:rsidR="00A1570A" w:rsidRPr="00B25F19" w14:paraId="1937A0B1" w14:textId="77777777" w:rsidTr="00836741">
        <w:tc>
          <w:tcPr>
            <w:tcW w:w="1376" w:type="dxa"/>
          </w:tcPr>
          <w:p w14:paraId="4FE1535F" w14:textId="77777777" w:rsidR="00A1570A" w:rsidRPr="00B25F19" w:rsidRDefault="00A1570A" w:rsidP="003A667F">
            <w:pPr>
              <w:jc w:val="center"/>
              <w:rPr>
                <w:rFonts w:ascii="Times New Roman" w:eastAsia="ＭＳ 明朝" w:hAnsi="Times New Roman"/>
              </w:rPr>
            </w:pPr>
          </w:p>
        </w:tc>
        <w:tc>
          <w:tcPr>
            <w:tcW w:w="1454" w:type="dxa"/>
          </w:tcPr>
          <w:p w14:paraId="12483290" w14:textId="77777777" w:rsidR="00A1570A" w:rsidRPr="00B25F19" w:rsidRDefault="00A1570A" w:rsidP="003A667F">
            <w:pPr>
              <w:jc w:val="center"/>
              <w:rPr>
                <w:rFonts w:ascii="Times New Roman" w:eastAsia="ＭＳ 明朝" w:hAnsi="Times New Roman"/>
              </w:rPr>
            </w:pPr>
          </w:p>
        </w:tc>
        <w:tc>
          <w:tcPr>
            <w:tcW w:w="978" w:type="dxa"/>
          </w:tcPr>
          <w:p w14:paraId="76C889FD" w14:textId="4951CA5C" w:rsidR="00A1570A" w:rsidRPr="00B25F19" w:rsidRDefault="00A1570A" w:rsidP="003A667F">
            <w:pPr>
              <w:jc w:val="center"/>
              <w:rPr>
                <w:rFonts w:ascii="Times New Roman" w:eastAsia="ＭＳ 明朝" w:hAnsi="Times New Roman"/>
              </w:rPr>
            </w:pPr>
            <w:r w:rsidRPr="00B25F19">
              <w:rPr>
                <w:rFonts w:ascii="Times New Roman" w:eastAsia="ＭＳ 明朝" w:hAnsi="Times New Roman"/>
              </w:rPr>
              <w:t>70</w:t>
            </w:r>
          </w:p>
        </w:tc>
        <w:tc>
          <w:tcPr>
            <w:tcW w:w="1574" w:type="dxa"/>
          </w:tcPr>
          <w:p w14:paraId="06629A49" w14:textId="7C0580B5" w:rsidR="00A1570A" w:rsidRPr="00B25F19" w:rsidRDefault="003A667F" w:rsidP="003A667F">
            <w:pPr>
              <w:jc w:val="center"/>
              <w:rPr>
                <w:rFonts w:ascii="Times New Roman" w:eastAsia="ＭＳ 明朝" w:hAnsi="Times New Roman"/>
              </w:rPr>
            </w:pPr>
            <w:r w:rsidRPr="00B25F19">
              <w:rPr>
                <w:rFonts w:ascii="Times New Roman" w:eastAsia="ＭＳ 明朝" w:hAnsi="Times New Roman" w:hint="eastAsia"/>
              </w:rPr>
              <w:t>2</w:t>
            </w:r>
            <w:r w:rsidRPr="00B25F19">
              <w:rPr>
                <w:rFonts w:ascii="Times New Roman" w:eastAsia="ＭＳ 明朝" w:hAnsi="Times New Roman"/>
              </w:rPr>
              <w:t>3</w:t>
            </w:r>
            <w:r w:rsidR="00E91CCA">
              <w:rPr>
                <w:rFonts w:ascii="Times New Roman" w:eastAsia="ＭＳ 明朝" w:hAnsi="Times New Roman"/>
              </w:rPr>
              <w:t>.39</w:t>
            </w:r>
          </w:p>
        </w:tc>
        <w:tc>
          <w:tcPr>
            <w:tcW w:w="1559" w:type="dxa"/>
          </w:tcPr>
          <w:p w14:paraId="0FC5A13D" w14:textId="40CB71A5" w:rsidR="00A1570A" w:rsidRPr="00B25F19" w:rsidRDefault="003A667F" w:rsidP="003A667F">
            <w:pPr>
              <w:jc w:val="center"/>
              <w:rPr>
                <w:rFonts w:ascii="Times New Roman" w:eastAsia="ＭＳ 明朝" w:hAnsi="Times New Roman"/>
              </w:rPr>
            </w:pPr>
            <w:r w:rsidRPr="00B25F19">
              <w:rPr>
                <w:rFonts w:ascii="Times New Roman" w:eastAsia="ＭＳ 明朝" w:hAnsi="Times New Roman" w:hint="eastAsia"/>
              </w:rPr>
              <w:t>2</w:t>
            </w:r>
            <w:r w:rsidRPr="00B25F19">
              <w:rPr>
                <w:rFonts w:ascii="Times New Roman" w:eastAsia="ＭＳ 明朝" w:hAnsi="Times New Roman"/>
              </w:rPr>
              <w:t>3</w:t>
            </w:r>
            <w:r w:rsidR="00E91CCA">
              <w:rPr>
                <w:rFonts w:ascii="Times New Roman" w:eastAsia="ＭＳ 明朝" w:hAnsi="Times New Roman"/>
              </w:rPr>
              <w:t>.</w:t>
            </w:r>
            <w:r w:rsidRPr="00B25F19">
              <w:rPr>
                <w:rFonts w:ascii="Times New Roman" w:eastAsia="ＭＳ 明朝" w:hAnsi="Times New Roman"/>
              </w:rPr>
              <w:t>39</w:t>
            </w:r>
          </w:p>
        </w:tc>
        <w:tc>
          <w:tcPr>
            <w:tcW w:w="1553" w:type="dxa"/>
          </w:tcPr>
          <w:p w14:paraId="2BC755E9" w14:textId="73703D45" w:rsidR="00A1570A" w:rsidRPr="00B25F19" w:rsidRDefault="003A667F" w:rsidP="003A667F">
            <w:pPr>
              <w:jc w:val="center"/>
              <w:rPr>
                <w:rFonts w:ascii="Times New Roman" w:eastAsia="ＭＳ 明朝" w:hAnsi="Times New Roman"/>
              </w:rPr>
            </w:pPr>
            <w:r w:rsidRPr="00B25F19">
              <w:rPr>
                <w:rFonts w:ascii="Times New Roman" w:eastAsia="ＭＳ 明朝" w:hAnsi="Times New Roman" w:hint="eastAsia"/>
              </w:rPr>
              <w:t>2</w:t>
            </w:r>
            <w:r w:rsidRPr="00B25F19">
              <w:rPr>
                <w:rFonts w:ascii="Times New Roman" w:eastAsia="ＭＳ 明朝" w:hAnsi="Times New Roman"/>
              </w:rPr>
              <w:t>2</w:t>
            </w:r>
            <w:r w:rsidR="00E91CCA">
              <w:rPr>
                <w:rFonts w:ascii="Times New Roman" w:eastAsia="ＭＳ 明朝" w:hAnsi="Times New Roman"/>
              </w:rPr>
              <w:t>.</w:t>
            </w:r>
            <w:r w:rsidRPr="00B25F19">
              <w:rPr>
                <w:rFonts w:ascii="Times New Roman" w:eastAsia="ＭＳ 明朝" w:hAnsi="Times New Roman"/>
              </w:rPr>
              <w:t>5</w:t>
            </w:r>
            <w:r w:rsidR="00E91CCA">
              <w:rPr>
                <w:rFonts w:ascii="Times New Roman" w:eastAsia="ＭＳ 明朝" w:hAnsi="Times New Roman"/>
              </w:rPr>
              <w:t>4</w:t>
            </w:r>
          </w:p>
        </w:tc>
      </w:tr>
      <w:tr w:rsidR="00A1570A" w:rsidRPr="00B25F19" w14:paraId="6DAC8950" w14:textId="77777777" w:rsidTr="00836741">
        <w:tc>
          <w:tcPr>
            <w:tcW w:w="1376" w:type="dxa"/>
          </w:tcPr>
          <w:p w14:paraId="061C6000" w14:textId="77777777" w:rsidR="00A1570A" w:rsidRPr="00B25F19" w:rsidRDefault="00A1570A" w:rsidP="003A667F">
            <w:pPr>
              <w:jc w:val="center"/>
              <w:rPr>
                <w:rFonts w:ascii="Times New Roman" w:eastAsia="ＭＳ 明朝" w:hAnsi="Times New Roman"/>
              </w:rPr>
            </w:pPr>
          </w:p>
        </w:tc>
        <w:tc>
          <w:tcPr>
            <w:tcW w:w="1454" w:type="dxa"/>
          </w:tcPr>
          <w:p w14:paraId="099B8E3C" w14:textId="77777777" w:rsidR="00A1570A" w:rsidRPr="00B25F19" w:rsidRDefault="00A1570A" w:rsidP="003A667F">
            <w:pPr>
              <w:jc w:val="center"/>
              <w:rPr>
                <w:rFonts w:ascii="Times New Roman" w:eastAsia="ＭＳ 明朝" w:hAnsi="Times New Roman"/>
              </w:rPr>
            </w:pPr>
          </w:p>
        </w:tc>
        <w:tc>
          <w:tcPr>
            <w:tcW w:w="978" w:type="dxa"/>
          </w:tcPr>
          <w:p w14:paraId="2FAC4A0C" w14:textId="1343D683" w:rsidR="00A1570A" w:rsidRPr="00B25F19" w:rsidRDefault="00A1570A" w:rsidP="003A667F">
            <w:pPr>
              <w:jc w:val="center"/>
              <w:rPr>
                <w:rFonts w:ascii="Times New Roman" w:eastAsia="ＭＳ 明朝" w:hAnsi="Times New Roman"/>
              </w:rPr>
            </w:pPr>
            <w:r w:rsidRPr="00B25F19">
              <w:rPr>
                <w:rFonts w:ascii="Times New Roman" w:eastAsia="ＭＳ 明朝" w:hAnsi="Times New Roman" w:hint="eastAsia"/>
              </w:rPr>
              <w:t>4</w:t>
            </w:r>
            <w:r w:rsidRPr="00B25F19">
              <w:rPr>
                <w:rFonts w:ascii="Times New Roman" w:eastAsia="ＭＳ 明朝" w:hAnsi="Times New Roman"/>
              </w:rPr>
              <w:t>9</w:t>
            </w:r>
          </w:p>
        </w:tc>
        <w:tc>
          <w:tcPr>
            <w:tcW w:w="1574" w:type="dxa"/>
          </w:tcPr>
          <w:p w14:paraId="7FA17550" w14:textId="1123A297" w:rsidR="00A1570A" w:rsidRPr="00B25F19" w:rsidRDefault="003A667F" w:rsidP="003A667F">
            <w:pPr>
              <w:jc w:val="center"/>
              <w:rPr>
                <w:rFonts w:ascii="Times New Roman" w:eastAsia="ＭＳ 明朝" w:hAnsi="Times New Roman"/>
              </w:rPr>
            </w:pPr>
            <w:r w:rsidRPr="00B25F19">
              <w:rPr>
                <w:rFonts w:ascii="Times New Roman" w:eastAsia="ＭＳ 明朝" w:hAnsi="Times New Roman" w:hint="eastAsia"/>
              </w:rPr>
              <w:t>2</w:t>
            </w:r>
            <w:r w:rsidRPr="00B25F19">
              <w:rPr>
                <w:rFonts w:ascii="Times New Roman" w:eastAsia="ＭＳ 明朝" w:hAnsi="Times New Roman"/>
              </w:rPr>
              <w:t>3</w:t>
            </w:r>
            <w:r w:rsidR="00E91CCA">
              <w:rPr>
                <w:rFonts w:ascii="Times New Roman" w:eastAsia="ＭＳ 明朝" w:hAnsi="Times New Roman"/>
              </w:rPr>
              <w:t>.</w:t>
            </w:r>
            <w:r w:rsidRPr="00B25F19">
              <w:rPr>
                <w:rFonts w:ascii="Times New Roman" w:eastAsia="ＭＳ 明朝" w:hAnsi="Times New Roman"/>
              </w:rPr>
              <w:t>37</w:t>
            </w:r>
          </w:p>
        </w:tc>
        <w:tc>
          <w:tcPr>
            <w:tcW w:w="1559" w:type="dxa"/>
          </w:tcPr>
          <w:p w14:paraId="701E7EC9" w14:textId="5E92F623" w:rsidR="00A1570A" w:rsidRPr="00B25F19" w:rsidRDefault="003A667F" w:rsidP="003A667F">
            <w:pPr>
              <w:jc w:val="center"/>
              <w:rPr>
                <w:rFonts w:ascii="Times New Roman" w:eastAsia="ＭＳ 明朝" w:hAnsi="Times New Roman"/>
              </w:rPr>
            </w:pPr>
            <w:r w:rsidRPr="00B25F19">
              <w:rPr>
                <w:rFonts w:ascii="Times New Roman" w:eastAsia="ＭＳ 明朝" w:hAnsi="Times New Roman" w:hint="eastAsia"/>
              </w:rPr>
              <w:t>4</w:t>
            </w:r>
            <w:r w:rsidRPr="00B25F19">
              <w:rPr>
                <w:rFonts w:ascii="Times New Roman" w:eastAsia="ＭＳ 明朝" w:hAnsi="Times New Roman"/>
              </w:rPr>
              <w:t>6</w:t>
            </w:r>
            <w:r w:rsidR="00E91CCA">
              <w:rPr>
                <w:rFonts w:ascii="Times New Roman" w:eastAsia="ＭＳ 明朝" w:hAnsi="Times New Roman"/>
              </w:rPr>
              <w:t>.</w:t>
            </w:r>
            <w:r w:rsidRPr="00B25F19">
              <w:rPr>
                <w:rFonts w:ascii="Times New Roman" w:eastAsia="ＭＳ 明朝" w:hAnsi="Times New Roman"/>
              </w:rPr>
              <w:t>76</w:t>
            </w:r>
          </w:p>
        </w:tc>
        <w:tc>
          <w:tcPr>
            <w:tcW w:w="1553" w:type="dxa"/>
          </w:tcPr>
          <w:p w14:paraId="5CF2E79E" w14:textId="570A6A82" w:rsidR="00A1570A" w:rsidRPr="00B25F19" w:rsidRDefault="003A667F" w:rsidP="003A667F">
            <w:pPr>
              <w:jc w:val="center"/>
              <w:rPr>
                <w:rFonts w:ascii="Times New Roman" w:eastAsia="ＭＳ 明朝" w:hAnsi="Times New Roman"/>
              </w:rPr>
            </w:pPr>
            <w:r w:rsidRPr="00B25F19">
              <w:rPr>
                <w:rFonts w:ascii="Times New Roman" w:eastAsia="ＭＳ 明朝" w:hAnsi="Times New Roman" w:hint="eastAsia"/>
              </w:rPr>
              <w:t>2</w:t>
            </w:r>
            <w:r w:rsidRPr="00B25F19">
              <w:rPr>
                <w:rFonts w:ascii="Times New Roman" w:eastAsia="ＭＳ 明朝" w:hAnsi="Times New Roman"/>
              </w:rPr>
              <w:t>3</w:t>
            </w:r>
            <w:r w:rsidR="00E91CCA">
              <w:rPr>
                <w:rFonts w:ascii="Times New Roman" w:eastAsia="ＭＳ 明朝" w:hAnsi="Times New Roman"/>
              </w:rPr>
              <w:t>.</w:t>
            </w:r>
            <w:r w:rsidRPr="00B25F19">
              <w:rPr>
                <w:rFonts w:ascii="Times New Roman" w:eastAsia="ＭＳ 明朝" w:hAnsi="Times New Roman"/>
              </w:rPr>
              <w:t>82</w:t>
            </w:r>
          </w:p>
        </w:tc>
      </w:tr>
      <w:tr w:rsidR="00A1570A" w:rsidRPr="00B25F19" w14:paraId="537EFFEC" w14:textId="77777777" w:rsidTr="00836741">
        <w:tc>
          <w:tcPr>
            <w:tcW w:w="1376" w:type="dxa"/>
          </w:tcPr>
          <w:p w14:paraId="0F1CB801" w14:textId="77777777" w:rsidR="00A1570A" w:rsidRPr="00B25F19" w:rsidRDefault="00A1570A" w:rsidP="003A667F">
            <w:pPr>
              <w:jc w:val="center"/>
              <w:rPr>
                <w:rFonts w:ascii="Times New Roman" w:eastAsia="ＭＳ 明朝" w:hAnsi="Times New Roman"/>
              </w:rPr>
            </w:pPr>
          </w:p>
        </w:tc>
        <w:tc>
          <w:tcPr>
            <w:tcW w:w="1454" w:type="dxa"/>
          </w:tcPr>
          <w:p w14:paraId="5BCBAE3E" w14:textId="77777777" w:rsidR="00A1570A" w:rsidRPr="00B25F19" w:rsidRDefault="00A1570A" w:rsidP="003A667F">
            <w:pPr>
              <w:jc w:val="center"/>
              <w:rPr>
                <w:rFonts w:ascii="Times New Roman" w:eastAsia="ＭＳ 明朝" w:hAnsi="Times New Roman"/>
              </w:rPr>
            </w:pPr>
          </w:p>
        </w:tc>
        <w:tc>
          <w:tcPr>
            <w:tcW w:w="978" w:type="dxa"/>
          </w:tcPr>
          <w:p w14:paraId="2FE85CFC" w14:textId="23623131" w:rsidR="00A1570A" w:rsidRPr="00B25F19" w:rsidRDefault="00A1570A" w:rsidP="003A667F">
            <w:pPr>
              <w:jc w:val="center"/>
              <w:rPr>
                <w:rFonts w:ascii="Times New Roman" w:eastAsia="ＭＳ 明朝" w:hAnsi="Times New Roman"/>
              </w:rPr>
            </w:pPr>
            <w:r w:rsidRPr="00B25F19">
              <w:rPr>
                <w:rFonts w:ascii="Times New Roman" w:eastAsia="ＭＳ 明朝" w:hAnsi="Times New Roman" w:hint="eastAsia"/>
              </w:rPr>
              <w:t>3</w:t>
            </w:r>
            <w:r w:rsidRPr="00B25F19">
              <w:rPr>
                <w:rFonts w:ascii="Times New Roman" w:eastAsia="ＭＳ 明朝" w:hAnsi="Times New Roman"/>
              </w:rPr>
              <w:t>9</w:t>
            </w:r>
          </w:p>
        </w:tc>
        <w:tc>
          <w:tcPr>
            <w:tcW w:w="1574" w:type="dxa"/>
          </w:tcPr>
          <w:p w14:paraId="00440EEF" w14:textId="1F1A34EF" w:rsidR="00A1570A" w:rsidRPr="00B25F19" w:rsidRDefault="003A667F" w:rsidP="003A667F">
            <w:pPr>
              <w:jc w:val="center"/>
              <w:rPr>
                <w:rFonts w:ascii="Times New Roman" w:eastAsia="ＭＳ 明朝" w:hAnsi="Times New Roman"/>
              </w:rPr>
            </w:pPr>
            <w:r w:rsidRPr="00B25F19">
              <w:rPr>
                <w:rFonts w:ascii="Times New Roman" w:eastAsia="ＭＳ 明朝" w:hAnsi="Times New Roman" w:hint="eastAsia"/>
              </w:rPr>
              <w:t>2</w:t>
            </w:r>
            <w:r w:rsidRPr="00B25F19">
              <w:rPr>
                <w:rFonts w:ascii="Times New Roman" w:eastAsia="ＭＳ 明朝" w:hAnsi="Times New Roman"/>
              </w:rPr>
              <w:t>2</w:t>
            </w:r>
            <w:r w:rsidR="00E91CCA">
              <w:rPr>
                <w:rFonts w:ascii="Times New Roman" w:eastAsia="ＭＳ 明朝" w:hAnsi="Times New Roman"/>
              </w:rPr>
              <w:t>.</w:t>
            </w:r>
            <w:r w:rsidRPr="00B25F19">
              <w:rPr>
                <w:rFonts w:ascii="Times New Roman" w:eastAsia="ＭＳ 明朝" w:hAnsi="Times New Roman"/>
              </w:rPr>
              <w:t>96</w:t>
            </w:r>
          </w:p>
        </w:tc>
        <w:tc>
          <w:tcPr>
            <w:tcW w:w="1559" w:type="dxa"/>
          </w:tcPr>
          <w:p w14:paraId="4DFDA311" w14:textId="37A162E2" w:rsidR="00A1570A" w:rsidRPr="00B25F19" w:rsidRDefault="003A667F" w:rsidP="003A667F">
            <w:pPr>
              <w:jc w:val="center"/>
              <w:rPr>
                <w:rFonts w:ascii="Times New Roman" w:eastAsia="ＭＳ 明朝" w:hAnsi="Times New Roman"/>
              </w:rPr>
            </w:pPr>
            <w:r w:rsidRPr="00B25F19">
              <w:rPr>
                <w:rFonts w:ascii="Times New Roman" w:eastAsia="ＭＳ 明朝" w:hAnsi="Times New Roman" w:hint="eastAsia"/>
              </w:rPr>
              <w:t>6</w:t>
            </w:r>
            <w:r w:rsidRPr="00B25F19">
              <w:rPr>
                <w:rFonts w:ascii="Times New Roman" w:eastAsia="ＭＳ 明朝" w:hAnsi="Times New Roman"/>
              </w:rPr>
              <w:t>9</w:t>
            </w:r>
            <w:r w:rsidR="00E91CCA">
              <w:rPr>
                <w:rFonts w:ascii="Times New Roman" w:eastAsia="ＭＳ 明朝" w:hAnsi="Times New Roman"/>
              </w:rPr>
              <w:t>.</w:t>
            </w:r>
            <w:r w:rsidRPr="00B25F19">
              <w:rPr>
                <w:rFonts w:ascii="Times New Roman" w:eastAsia="ＭＳ 明朝" w:hAnsi="Times New Roman"/>
              </w:rPr>
              <w:t>7</w:t>
            </w:r>
            <w:r w:rsidR="00E91CCA">
              <w:rPr>
                <w:rFonts w:ascii="Times New Roman" w:eastAsia="ＭＳ 明朝" w:hAnsi="Times New Roman"/>
              </w:rPr>
              <w:t>3</w:t>
            </w:r>
          </w:p>
        </w:tc>
        <w:tc>
          <w:tcPr>
            <w:tcW w:w="1553" w:type="dxa"/>
          </w:tcPr>
          <w:p w14:paraId="16659E85" w14:textId="6A85D70D" w:rsidR="00A1570A" w:rsidRPr="00B25F19" w:rsidRDefault="003A667F" w:rsidP="003A667F">
            <w:pPr>
              <w:jc w:val="center"/>
              <w:rPr>
                <w:rFonts w:ascii="Times New Roman" w:eastAsia="ＭＳ 明朝" w:hAnsi="Times New Roman"/>
              </w:rPr>
            </w:pPr>
            <w:r w:rsidRPr="00B25F19">
              <w:rPr>
                <w:rFonts w:ascii="Times New Roman" w:eastAsia="ＭＳ 明朝" w:hAnsi="Times New Roman" w:hint="eastAsia"/>
              </w:rPr>
              <w:t>2</w:t>
            </w:r>
            <w:r w:rsidRPr="00B25F19">
              <w:rPr>
                <w:rFonts w:ascii="Times New Roman" w:eastAsia="ＭＳ 明朝" w:hAnsi="Times New Roman"/>
              </w:rPr>
              <w:t>1</w:t>
            </w:r>
            <w:r w:rsidR="00E91CCA">
              <w:rPr>
                <w:rFonts w:ascii="Times New Roman" w:eastAsia="ＭＳ 明朝" w:hAnsi="Times New Roman"/>
              </w:rPr>
              <w:t>.</w:t>
            </w:r>
            <w:r w:rsidRPr="00B25F19">
              <w:rPr>
                <w:rFonts w:ascii="Times New Roman" w:eastAsia="ＭＳ 明朝" w:hAnsi="Times New Roman"/>
              </w:rPr>
              <w:t>6</w:t>
            </w:r>
            <w:r w:rsidR="00E91CCA">
              <w:rPr>
                <w:rFonts w:ascii="Times New Roman" w:eastAsia="ＭＳ 明朝" w:hAnsi="Times New Roman"/>
              </w:rPr>
              <w:t>3</w:t>
            </w:r>
          </w:p>
        </w:tc>
      </w:tr>
      <w:tr w:rsidR="00A1570A" w:rsidRPr="00B25F19" w14:paraId="05D58923" w14:textId="77777777" w:rsidTr="00836741">
        <w:tc>
          <w:tcPr>
            <w:tcW w:w="1376" w:type="dxa"/>
          </w:tcPr>
          <w:p w14:paraId="4A2CF5FF" w14:textId="77777777" w:rsidR="00A1570A" w:rsidRPr="00B25F19" w:rsidRDefault="00A1570A" w:rsidP="003A667F">
            <w:pPr>
              <w:jc w:val="center"/>
              <w:rPr>
                <w:rFonts w:ascii="Times New Roman" w:eastAsia="ＭＳ 明朝" w:hAnsi="Times New Roman"/>
              </w:rPr>
            </w:pPr>
          </w:p>
        </w:tc>
        <w:tc>
          <w:tcPr>
            <w:tcW w:w="1454" w:type="dxa"/>
          </w:tcPr>
          <w:p w14:paraId="39E61BBE" w14:textId="77777777" w:rsidR="00A1570A" w:rsidRPr="00B25F19" w:rsidRDefault="00A1570A" w:rsidP="003A667F">
            <w:pPr>
              <w:jc w:val="center"/>
              <w:rPr>
                <w:rFonts w:ascii="Times New Roman" w:eastAsia="ＭＳ 明朝" w:hAnsi="Times New Roman"/>
              </w:rPr>
            </w:pPr>
          </w:p>
        </w:tc>
        <w:tc>
          <w:tcPr>
            <w:tcW w:w="978" w:type="dxa"/>
          </w:tcPr>
          <w:p w14:paraId="4BC31546" w14:textId="441281C1" w:rsidR="00A1570A" w:rsidRPr="00B25F19" w:rsidRDefault="00A1570A" w:rsidP="003A667F">
            <w:pPr>
              <w:jc w:val="center"/>
              <w:rPr>
                <w:rFonts w:ascii="Times New Roman" w:eastAsia="ＭＳ 明朝" w:hAnsi="Times New Roman"/>
              </w:rPr>
            </w:pPr>
            <w:r w:rsidRPr="00B25F19">
              <w:rPr>
                <w:rFonts w:ascii="Times New Roman" w:eastAsia="ＭＳ 明朝" w:hAnsi="Times New Roman" w:hint="eastAsia"/>
              </w:rPr>
              <w:t>3</w:t>
            </w:r>
            <w:r w:rsidRPr="00B25F19">
              <w:rPr>
                <w:rFonts w:ascii="Times New Roman" w:eastAsia="ＭＳ 明朝" w:hAnsi="Times New Roman"/>
              </w:rPr>
              <w:t>6</w:t>
            </w:r>
          </w:p>
        </w:tc>
        <w:tc>
          <w:tcPr>
            <w:tcW w:w="1574" w:type="dxa"/>
          </w:tcPr>
          <w:p w14:paraId="161402B0" w14:textId="40F309DF" w:rsidR="00A1570A" w:rsidRPr="00B25F19" w:rsidRDefault="003A667F" w:rsidP="003A667F">
            <w:pPr>
              <w:jc w:val="center"/>
              <w:rPr>
                <w:rFonts w:ascii="Times New Roman" w:eastAsia="ＭＳ 明朝" w:hAnsi="Times New Roman"/>
              </w:rPr>
            </w:pPr>
            <w:r w:rsidRPr="00B25F19">
              <w:rPr>
                <w:rFonts w:ascii="Times New Roman" w:eastAsia="ＭＳ 明朝" w:hAnsi="Times New Roman" w:hint="eastAsia"/>
              </w:rPr>
              <w:t>2</w:t>
            </w:r>
            <w:r w:rsidRPr="00B25F19">
              <w:rPr>
                <w:rFonts w:ascii="Times New Roman" w:eastAsia="ＭＳ 明朝" w:hAnsi="Times New Roman"/>
              </w:rPr>
              <w:t>2</w:t>
            </w:r>
            <w:r w:rsidR="00E91CCA">
              <w:rPr>
                <w:rFonts w:ascii="Times New Roman" w:eastAsia="ＭＳ 明朝" w:hAnsi="Times New Roman"/>
              </w:rPr>
              <w:t>.</w:t>
            </w:r>
            <w:r w:rsidRPr="00B25F19">
              <w:rPr>
                <w:rFonts w:ascii="Times New Roman" w:eastAsia="ＭＳ 明朝" w:hAnsi="Times New Roman"/>
              </w:rPr>
              <w:t>7</w:t>
            </w:r>
            <w:r w:rsidR="00E91CCA">
              <w:rPr>
                <w:rFonts w:ascii="Times New Roman" w:eastAsia="ＭＳ 明朝" w:hAnsi="Times New Roman"/>
              </w:rPr>
              <w:t>2</w:t>
            </w:r>
          </w:p>
        </w:tc>
        <w:tc>
          <w:tcPr>
            <w:tcW w:w="1559" w:type="dxa"/>
          </w:tcPr>
          <w:p w14:paraId="18B7CEC4" w14:textId="3DE61A82" w:rsidR="00A1570A" w:rsidRPr="00B25F19" w:rsidRDefault="003A667F" w:rsidP="003A667F">
            <w:pPr>
              <w:jc w:val="center"/>
              <w:rPr>
                <w:rFonts w:ascii="Times New Roman" w:eastAsia="ＭＳ 明朝" w:hAnsi="Times New Roman"/>
              </w:rPr>
            </w:pPr>
            <w:r w:rsidRPr="00B25F19">
              <w:rPr>
                <w:rFonts w:ascii="Times New Roman" w:eastAsia="ＭＳ 明朝" w:hAnsi="Times New Roman" w:hint="eastAsia"/>
              </w:rPr>
              <w:t>9</w:t>
            </w:r>
            <w:r w:rsidRPr="00B25F19">
              <w:rPr>
                <w:rFonts w:ascii="Times New Roman" w:eastAsia="ＭＳ 明朝" w:hAnsi="Times New Roman"/>
              </w:rPr>
              <w:t>2</w:t>
            </w:r>
            <w:r w:rsidR="00E91CCA">
              <w:rPr>
                <w:rFonts w:ascii="Times New Roman" w:eastAsia="ＭＳ 明朝" w:hAnsi="Times New Roman"/>
              </w:rPr>
              <w:t>.</w:t>
            </w:r>
            <w:r w:rsidRPr="00B25F19">
              <w:rPr>
                <w:rFonts w:ascii="Times New Roman" w:eastAsia="ＭＳ 明朝" w:hAnsi="Times New Roman"/>
              </w:rPr>
              <w:t>44</w:t>
            </w:r>
          </w:p>
        </w:tc>
        <w:tc>
          <w:tcPr>
            <w:tcW w:w="1553" w:type="dxa"/>
          </w:tcPr>
          <w:p w14:paraId="5E83EADA" w14:textId="21DB8D9B" w:rsidR="00A1570A" w:rsidRPr="00B25F19" w:rsidRDefault="003A667F" w:rsidP="003A667F">
            <w:pPr>
              <w:jc w:val="center"/>
              <w:rPr>
                <w:rFonts w:ascii="Times New Roman" w:eastAsia="ＭＳ 明朝" w:hAnsi="Times New Roman"/>
              </w:rPr>
            </w:pPr>
            <w:r w:rsidRPr="00B25F19">
              <w:rPr>
                <w:rFonts w:ascii="Times New Roman" w:eastAsia="ＭＳ 明朝" w:hAnsi="Times New Roman" w:hint="eastAsia"/>
              </w:rPr>
              <w:t>2</w:t>
            </w:r>
            <w:r w:rsidRPr="00B25F19">
              <w:rPr>
                <w:rFonts w:ascii="Times New Roman" w:eastAsia="ＭＳ 明朝" w:hAnsi="Times New Roman"/>
              </w:rPr>
              <w:t>2</w:t>
            </w:r>
            <w:r w:rsidR="00E91CCA">
              <w:rPr>
                <w:rFonts w:ascii="Times New Roman" w:eastAsia="ＭＳ 明朝" w:hAnsi="Times New Roman"/>
              </w:rPr>
              <w:t>.</w:t>
            </w:r>
            <w:r w:rsidRPr="00B25F19">
              <w:rPr>
                <w:rFonts w:ascii="Times New Roman" w:eastAsia="ＭＳ 明朝" w:hAnsi="Times New Roman"/>
              </w:rPr>
              <w:t>5</w:t>
            </w:r>
            <w:r w:rsidR="00E91CCA">
              <w:rPr>
                <w:rFonts w:ascii="Times New Roman" w:eastAsia="ＭＳ 明朝" w:hAnsi="Times New Roman"/>
              </w:rPr>
              <w:t>1</w:t>
            </w:r>
          </w:p>
        </w:tc>
      </w:tr>
      <w:tr w:rsidR="00A1570A" w:rsidRPr="00B25F19" w14:paraId="6AF7C982" w14:textId="77777777" w:rsidTr="00836741">
        <w:tc>
          <w:tcPr>
            <w:tcW w:w="1376" w:type="dxa"/>
          </w:tcPr>
          <w:p w14:paraId="6BFAB251" w14:textId="77777777" w:rsidR="00A1570A" w:rsidRPr="00B25F19" w:rsidRDefault="00A1570A" w:rsidP="003A667F">
            <w:pPr>
              <w:jc w:val="center"/>
              <w:rPr>
                <w:rFonts w:ascii="Times New Roman" w:eastAsia="ＭＳ 明朝" w:hAnsi="Times New Roman"/>
              </w:rPr>
            </w:pPr>
          </w:p>
        </w:tc>
        <w:tc>
          <w:tcPr>
            <w:tcW w:w="1454" w:type="dxa"/>
          </w:tcPr>
          <w:p w14:paraId="0B97CCE2" w14:textId="77777777" w:rsidR="00A1570A" w:rsidRPr="00B25F19" w:rsidRDefault="00A1570A" w:rsidP="003A667F">
            <w:pPr>
              <w:jc w:val="center"/>
              <w:rPr>
                <w:rFonts w:ascii="Times New Roman" w:eastAsia="ＭＳ 明朝" w:hAnsi="Times New Roman"/>
              </w:rPr>
            </w:pPr>
          </w:p>
        </w:tc>
        <w:tc>
          <w:tcPr>
            <w:tcW w:w="978" w:type="dxa"/>
          </w:tcPr>
          <w:p w14:paraId="599BAC87" w14:textId="0588D187" w:rsidR="00A1570A" w:rsidRPr="00B25F19" w:rsidRDefault="00A1570A" w:rsidP="003A667F">
            <w:pPr>
              <w:jc w:val="center"/>
              <w:rPr>
                <w:rFonts w:ascii="Times New Roman" w:eastAsia="ＭＳ 明朝" w:hAnsi="Times New Roman"/>
              </w:rPr>
            </w:pPr>
            <w:r w:rsidRPr="00B25F19">
              <w:rPr>
                <w:rFonts w:ascii="Times New Roman" w:eastAsia="ＭＳ 明朝" w:hAnsi="Times New Roman" w:hint="eastAsia"/>
              </w:rPr>
              <w:t>3</w:t>
            </w:r>
            <w:r w:rsidRPr="00B25F19">
              <w:rPr>
                <w:rFonts w:ascii="Times New Roman" w:eastAsia="ＭＳ 明朝" w:hAnsi="Times New Roman"/>
              </w:rPr>
              <w:t>4</w:t>
            </w:r>
          </w:p>
        </w:tc>
        <w:tc>
          <w:tcPr>
            <w:tcW w:w="1574" w:type="dxa"/>
          </w:tcPr>
          <w:p w14:paraId="44369A40" w14:textId="24828104" w:rsidR="00A1570A" w:rsidRPr="00B25F19" w:rsidRDefault="003A667F" w:rsidP="003A667F">
            <w:pPr>
              <w:jc w:val="center"/>
              <w:rPr>
                <w:rFonts w:ascii="Times New Roman" w:eastAsia="ＭＳ 明朝" w:hAnsi="Times New Roman"/>
              </w:rPr>
            </w:pPr>
            <w:r w:rsidRPr="00B25F19">
              <w:rPr>
                <w:rFonts w:ascii="Times New Roman" w:eastAsia="ＭＳ 明朝" w:hAnsi="Times New Roman" w:hint="eastAsia"/>
              </w:rPr>
              <w:t>2</w:t>
            </w:r>
            <w:r w:rsidRPr="00B25F19">
              <w:rPr>
                <w:rFonts w:ascii="Times New Roman" w:eastAsia="ＭＳ 明朝" w:hAnsi="Times New Roman"/>
              </w:rPr>
              <w:t>2</w:t>
            </w:r>
            <w:r w:rsidR="00E91CCA">
              <w:rPr>
                <w:rFonts w:ascii="Times New Roman" w:eastAsia="ＭＳ 明朝" w:hAnsi="Times New Roman"/>
              </w:rPr>
              <w:t>.</w:t>
            </w:r>
            <w:r w:rsidRPr="00B25F19">
              <w:rPr>
                <w:rFonts w:ascii="Times New Roman" w:eastAsia="ＭＳ 明朝" w:hAnsi="Times New Roman"/>
              </w:rPr>
              <w:t>58</w:t>
            </w:r>
          </w:p>
        </w:tc>
        <w:tc>
          <w:tcPr>
            <w:tcW w:w="1559" w:type="dxa"/>
          </w:tcPr>
          <w:p w14:paraId="7DC84F9B" w14:textId="5936EF07" w:rsidR="00A1570A" w:rsidRPr="00B25F19" w:rsidRDefault="003A667F" w:rsidP="003A667F">
            <w:pPr>
              <w:jc w:val="center"/>
              <w:rPr>
                <w:rFonts w:ascii="Times New Roman" w:eastAsia="ＭＳ 明朝" w:hAnsi="Times New Roman"/>
              </w:rPr>
            </w:pPr>
            <w:r w:rsidRPr="00B25F19">
              <w:rPr>
                <w:rFonts w:ascii="Times New Roman" w:eastAsia="ＭＳ 明朝" w:hAnsi="Times New Roman" w:hint="eastAsia"/>
              </w:rPr>
              <w:t>1</w:t>
            </w:r>
            <w:r w:rsidRPr="00B25F19">
              <w:rPr>
                <w:rFonts w:ascii="Times New Roman" w:eastAsia="ＭＳ 明朝" w:hAnsi="Times New Roman"/>
              </w:rPr>
              <w:t>15</w:t>
            </w:r>
            <w:r w:rsidR="00E91CCA">
              <w:rPr>
                <w:rFonts w:ascii="Times New Roman" w:eastAsia="ＭＳ 明朝" w:hAnsi="Times New Roman"/>
              </w:rPr>
              <w:t>.</w:t>
            </w:r>
            <w:r w:rsidRPr="00B25F19">
              <w:rPr>
                <w:rFonts w:ascii="Times New Roman" w:eastAsia="ＭＳ 明朝" w:hAnsi="Times New Roman"/>
              </w:rPr>
              <w:t>0</w:t>
            </w:r>
          </w:p>
        </w:tc>
        <w:tc>
          <w:tcPr>
            <w:tcW w:w="1553" w:type="dxa"/>
          </w:tcPr>
          <w:p w14:paraId="08A2DCA8" w14:textId="55B5B05A" w:rsidR="00A1570A" w:rsidRPr="00B25F19" w:rsidRDefault="003A667F" w:rsidP="003A667F">
            <w:pPr>
              <w:jc w:val="center"/>
              <w:rPr>
                <w:rFonts w:ascii="Times New Roman" w:eastAsia="ＭＳ 明朝" w:hAnsi="Times New Roman"/>
              </w:rPr>
            </w:pPr>
            <w:r w:rsidRPr="00B25F19">
              <w:rPr>
                <w:rFonts w:ascii="Times New Roman" w:eastAsia="ＭＳ 明朝" w:hAnsi="Times New Roman" w:hint="eastAsia"/>
              </w:rPr>
              <w:t>2</w:t>
            </w:r>
            <w:r w:rsidRPr="00B25F19">
              <w:rPr>
                <w:rFonts w:ascii="Times New Roman" w:eastAsia="ＭＳ 明朝" w:hAnsi="Times New Roman"/>
              </w:rPr>
              <w:t>1</w:t>
            </w:r>
            <w:r w:rsidR="00E91CCA">
              <w:rPr>
                <w:rFonts w:ascii="Times New Roman" w:eastAsia="ＭＳ 明朝" w:hAnsi="Times New Roman"/>
              </w:rPr>
              <w:t>.</w:t>
            </w:r>
            <w:r w:rsidRPr="00B25F19">
              <w:rPr>
                <w:rFonts w:ascii="Times New Roman" w:eastAsia="ＭＳ 明朝" w:hAnsi="Times New Roman"/>
              </w:rPr>
              <w:t>46</w:t>
            </w:r>
          </w:p>
        </w:tc>
      </w:tr>
      <w:tr w:rsidR="00A1570A" w:rsidRPr="00B25F19" w14:paraId="01B992F6" w14:textId="77777777" w:rsidTr="00836741">
        <w:tc>
          <w:tcPr>
            <w:tcW w:w="1376" w:type="dxa"/>
          </w:tcPr>
          <w:p w14:paraId="3EFA6E12" w14:textId="77777777" w:rsidR="00A1570A" w:rsidRPr="00B25F19" w:rsidRDefault="00A1570A" w:rsidP="003A667F">
            <w:pPr>
              <w:jc w:val="center"/>
              <w:rPr>
                <w:rFonts w:ascii="Times New Roman" w:eastAsia="ＭＳ 明朝" w:hAnsi="Times New Roman"/>
              </w:rPr>
            </w:pPr>
          </w:p>
        </w:tc>
        <w:tc>
          <w:tcPr>
            <w:tcW w:w="1454" w:type="dxa"/>
          </w:tcPr>
          <w:p w14:paraId="285D8D78" w14:textId="77777777" w:rsidR="00A1570A" w:rsidRPr="00B25F19" w:rsidRDefault="00A1570A" w:rsidP="003A667F">
            <w:pPr>
              <w:jc w:val="center"/>
              <w:rPr>
                <w:rFonts w:ascii="Times New Roman" w:eastAsia="ＭＳ 明朝" w:hAnsi="Times New Roman"/>
              </w:rPr>
            </w:pPr>
          </w:p>
        </w:tc>
        <w:tc>
          <w:tcPr>
            <w:tcW w:w="978" w:type="dxa"/>
          </w:tcPr>
          <w:p w14:paraId="280901C6" w14:textId="20DFA91D" w:rsidR="00A1570A" w:rsidRPr="00B25F19" w:rsidRDefault="00A1570A" w:rsidP="003A667F">
            <w:pPr>
              <w:jc w:val="center"/>
              <w:rPr>
                <w:rFonts w:ascii="Times New Roman" w:eastAsia="ＭＳ 明朝" w:hAnsi="Times New Roman"/>
              </w:rPr>
            </w:pPr>
            <w:r w:rsidRPr="00B25F19">
              <w:rPr>
                <w:rFonts w:ascii="Times New Roman" w:eastAsia="ＭＳ 明朝" w:hAnsi="Times New Roman" w:hint="eastAsia"/>
              </w:rPr>
              <w:t>3</w:t>
            </w:r>
            <w:r w:rsidRPr="00B25F19">
              <w:rPr>
                <w:rFonts w:ascii="Times New Roman" w:eastAsia="ＭＳ 明朝" w:hAnsi="Times New Roman"/>
              </w:rPr>
              <w:t>2</w:t>
            </w:r>
          </w:p>
        </w:tc>
        <w:tc>
          <w:tcPr>
            <w:tcW w:w="1574" w:type="dxa"/>
          </w:tcPr>
          <w:p w14:paraId="7C95BFD9" w14:textId="519A0208" w:rsidR="00A1570A" w:rsidRPr="00B25F19" w:rsidRDefault="003A667F" w:rsidP="003A667F">
            <w:pPr>
              <w:jc w:val="center"/>
              <w:rPr>
                <w:rFonts w:ascii="Times New Roman" w:eastAsia="ＭＳ 明朝" w:hAnsi="Times New Roman"/>
              </w:rPr>
            </w:pPr>
            <w:r w:rsidRPr="00B25F19">
              <w:rPr>
                <w:rFonts w:ascii="Times New Roman" w:eastAsia="ＭＳ 明朝" w:hAnsi="Times New Roman" w:hint="eastAsia"/>
              </w:rPr>
              <w:t>2</w:t>
            </w:r>
            <w:r w:rsidRPr="00B25F19">
              <w:rPr>
                <w:rFonts w:ascii="Times New Roman" w:eastAsia="ＭＳ 明朝" w:hAnsi="Times New Roman"/>
              </w:rPr>
              <w:t>2</w:t>
            </w:r>
            <w:r w:rsidR="00E91CCA">
              <w:rPr>
                <w:rFonts w:ascii="Times New Roman" w:eastAsia="ＭＳ 明朝" w:hAnsi="Times New Roman"/>
              </w:rPr>
              <w:t>.</w:t>
            </w:r>
            <w:r w:rsidRPr="00B25F19">
              <w:rPr>
                <w:rFonts w:ascii="Times New Roman" w:eastAsia="ＭＳ 明朝" w:hAnsi="Times New Roman"/>
              </w:rPr>
              <w:t>0</w:t>
            </w:r>
            <w:r w:rsidR="00E91CCA">
              <w:rPr>
                <w:rFonts w:ascii="Times New Roman" w:eastAsia="ＭＳ 明朝" w:hAnsi="Times New Roman"/>
              </w:rPr>
              <w:t>1</w:t>
            </w:r>
          </w:p>
        </w:tc>
        <w:tc>
          <w:tcPr>
            <w:tcW w:w="1559" w:type="dxa"/>
          </w:tcPr>
          <w:p w14:paraId="17EDED82" w14:textId="5FDA6A90" w:rsidR="00A1570A" w:rsidRPr="00B25F19" w:rsidRDefault="003A667F" w:rsidP="003A667F">
            <w:pPr>
              <w:jc w:val="center"/>
              <w:rPr>
                <w:rFonts w:ascii="Times New Roman" w:eastAsia="ＭＳ 明朝" w:hAnsi="Times New Roman"/>
              </w:rPr>
            </w:pPr>
            <w:r w:rsidRPr="00B25F19">
              <w:rPr>
                <w:rFonts w:ascii="Times New Roman" w:eastAsia="ＭＳ 明朝" w:hAnsi="Times New Roman" w:hint="eastAsia"/>
              </w:rPr>
              <w:t>1</w:t>
            </w:r>
            <w:r w:rsidRPr="00B25F19">
              <w:rPr>
                <w:rFonts w:ascii="Times New Roman" w:eastAsia="ＭＳ 明朝" w:hAnsi="Times New Roman"/>
              </w:rPr>
              <w:t>37</w:t>
            </w:r>
            <w:r w:rsidR="00E91CCA">
              <w:rPr>
                <w:rFonts w:ascii="Times New Roman" w:eastAsia="ＭＳ 明朝" w:hAnsi="Times New Roman"/>
              </w:rPr>
              <w:t>.</w:t>
            </w:r>
            <w:r w:rsidRPr="00B25F19">
              <w:rPr>
                <w:rFonts w:ascii="Times New Roman" w:eastAsia="ＭＳ 明朝" w:hAnsi="Times New Roman"/>
              </w:rPr>
              <w:t>0</w:t>
            </w:r>
          </w:p>
        </w:tc>
        <w:tc>
          <w:tcPr>
            <w:tcW w:w="1553" w:type="dxa"/>
          </w:tcPr>
          <w:p w14:paraId="1DBD4981" w14:textId="288785FA" w:rsidR="00A1570A" w:rsidRPr="00B25F19" w:rsidRDefault="003A667F" w:rsidP="003A667F">
            <w:pPr>
              <w:jc w:val="center"/>
              <w:rPr>
                <w:rFonts w:ascii="Times New Roman" w:eastAsia="ＭＳ 明朝" w:hAnsi="Times New Roman"/>
              </w:rPr>
            </w:pPr>
            <w:r w:rsidRPr="00B25F19">
              <w:rPr>
                <w:rFonts w:ascii="Times New Roman" w:eastAsia="ＭＳ 明朝" w:hAnsi="Times New Roman" w:hint="eastAsia"/>
              </w:rPr>
              <w:t>2</w:t>
            </w:r>
            <w:r w:rsidRPr="00B25F19">
              <w:rPr>
                <w:rFonts w:ascii="Times New Roman" w:eastAsia="ＭＳ 明朝" w:hAnsi="Times New Roman"/>
              </w:rPr>
              <w:t>4</w:t>
            </w:r>
            <w:r w:rsidR="00E91CCA">
              <w:rPr>
                <w:rFonts w:ascii="Times New Roman" w:eastAsia="ＭＳ 明朝" w:hAnsi="Times New Roman"/>
              </w:rPr>
              <w:t>.</w:t>
            </w:r>
            <w:r w:rsidRPr="00B25F19">
              <w:rPr>
                <w:rFonts w:ascii="Times New Roman" w:eastAsia="ＭＳ 明朝" w:hAnsi="Times New Roman"/>
              </w:rPr>
              <w:t>4</w:t>
            </w:r>
            <w:r w:rsidR="00E91CCA">
              <w:rPr>
                <w:rFonts w:ascii="Times New Roman" w:eastAsia="ＭＳ 明朝" w:hAnsi="Times New Roman"/>
              </w:rPr>
              <w:t>2</w:t>
            </w:r>
          </w:p>
        </w:tc>
      </w:tr>
      <w:tr w:rsidR="00A1570A" w:rsidRPr="00B25F19" w14:paraId="4BC08E0E" w14:textId="77777777" w:rsidTr="00836741">
        <w:tc>
          <w:tcPr>
            <w:tcW w:w="1376" w:type="dxa"/>
          </w:tcPr>
          <w:p w14:paraId="4747AA94" w14:textId="77777777" w:rsidR="00A1570A" w:rsidRPr="00B25F19" w:rsidRDefault="00A1570A" w:rsidP="003A667F">
            <w:pPr>
              <w:jc w:val="center"/>
              <w:rPr>
                <w:rFonts w:ascii="Times New Roman" w:eastAsia="ＭＳ 明朝" w:hAnsi="Times New Roman"/>
              </w:rPr>
            </w:pPr>
          </w:p>
        </w:tc>
        <w:tc>
          <w:tcPr>
            <w:tcW w:w="1454" w:type="dxa"/>
          </w:tcPr>
          <w:p w14:paraId="2367C6FD" w14:textId="77777777" w:rsidR="00A1570A" w:rsidRPr="00B25F19" w:rsidRDefault="00A1570A" w:rsidP="003A667F">
            <w:pPr>
              <w:jc w:val="center"/>
              <w:rPr>
                <w:rFonts w:ascii="Times New Roman" w:eastAsia="ＭＳ 明朝" w:hAnsi="Times New Roman"/>
              </w:rPr>
            </w:pPr>
          </w:p>
        </w:tc>
        <w:tc>
          <w:tcPr>
            <w:tcW w:w="978" w:type="dxa"/>
          </w:tcPr>
          <w:p w14:paraId="5F498C82" w14:textId="025B243E" w:rsidR="00A1570A" w:rsidRPr="00B25F19" w:rsidRDefault="00A1570A" w:rsidP="003A667F">
            <w:pPr>
              <w:jc w:val="center"/>
              <w:rPr>
                <w:rFonts w:ascii="Times New Roman" w:eastAsia="ＭＳ 明朝" w:hAnsi="Times New Roman"/>
              </w:rPr>
            </w:pPr>
            <w:r w:rsidRPr="00B25F19">
              <w:rPr>
                <w:rFonts w:ascii="Times New Roman" w:eastAsia="ＭＳ 明朝" w:hAnsi="Times New Roman" w:hint="eastAsia"/>
              </w:rPr>
              <w:t>3</w:t>
            </w:r>
            <w:r w:rsidRPr="00B25F19">
              <w:rPr>
                <w:rFonts w:ascii="Times New Roman" w:eastAsia="ＭＳ 明朝" w:hAnsi="Times New Roman"/>
              </w:rPr>
              <w:t>1</w:t>
            </w:r>
          </w:p>
        </w:tc>
        <w:tc>
          <w:tcPr>
            <w:tcW w:w="1574" w:type="dxa"/>
          </w:tcPr>
          <w:p w14:paraId="23A044B3" w14:textId="1A52B61D" w:rsidR="00A1570A" w:rsidRPr="00B25F19" w:rsidRDefault="003A667F" w:rsidP="003A667F">
            <w:pPr>
              <w:jc w:val="center"/>
              <w:rPr>
                <w:rFonts w:ascii="Times New Roman" w:eastAsia="ＭＳ 明朝" w:hAnsi="Times New Roman"/>
              </w:rPr>
            </w:pPr>
            <w:r w:rsidRPr="00B25F19">
              <w:rPr>
                <w:rFonts w:ascii="Times New Roman" w:eastAsia="ＭＳ 明朝" w:hAnsi="Times New Roman" w:hint="eastAsia"/>
              </w:rPr>
              <w:t>2</w:t>
            </w:r>
            <w:r w:rsidRPr="00B25F19">
              <w:rPr>
                <w:rFonts w:ascii="Times New Roman" w:eastAsia="ＭＳ 明朝" w:hAnsi="Times New Roman"/>
              </w:rPr>
              <w:t>3</w:t>
            </w:r>
            <w:r w:rsidR="00E91CCA">
              <w:rPr>
                <w:rFonts w:ascii="Times New Roman" w:eastAsia="ＭＳ 明朝" w:hAnsi="Times New Roman"/>
              </w:rPr>
              <w:t>.</w:t>
            </w:r>
            <w:r w:rsidRPr="00B25F19">
              <w:rPr>
                <w:rFonts w:ascii="Times New Roman" w:eastAsia="ＭＳ 明朝" w:hAnsi="Times New Roman"/>
              </w:rPr>
              <w:t>0</w:t>
            </w:r>
            <w:r w:rsidR="00E91CCA">
              <w:rPr>
                <w:rFonts w:ascii="Times New Roman" w:eastAsia="ＭＳ 明朝" w:hAnsi="Times New Roman"/>
              </w:rPr>
              <w:t>7</w:t>
            </w:r>
          </w:p>
        </w:tc>
        <w:tc>
          <w:tcPr>
            <w:tcW w:w="1559" w:type="dxa"/>
          </w:tcPr>
          <w:p w14:paraId="567848F7" w14:textId="65AAADCC" w:rsidR="00A1570A" w:rsidRPr="00B25F19" w:rsidRDefault="003A667F" w:rsidP="003A667F">
            <w:pPr>
              <w:jc w:val="center"/>
              <w:rPr>
                <w:rFonts w:ascii="Times New Roman" w:eastAsia="ＭＳ 明朝" w:hAnsi="Times New Roman"/>
              </w:rPr>
            </w:pPr>
            <w:r w:rsidRPr="00B25F19">
              <w:rPr>
                <w:rFonts w:ascii="Times New Roman" w:eastAsia="ＭＳ 明朝" w:hAnsi="Times New Roman" w:hint="eastAsia"/>
              </w:rPr>
              <w:t>1</w:t>
            </w:r>
            <w:r w:rsidRPr="00B25F19">
              <w:rPr>
                <w:rFonts w:ascii="Times New Roman" w:eastAsia="ＭＳ 明朝" w:hAnsi="Times New Roman"/>
              </w:rPr>
              <w:t>60</w:t>
            </w:r>
            <w:r w:rsidR="00E91CCA">
              <w:rPr>
                <w:rFonts w:ascii="Times New Roman" w:eastAsia="ＭＳ 明朝" w:hAnsi="Times New Roman"/>
              </w:rPr>
              <w:t>.</w:t>
            </w:r>
            <w:r w:rsidRPr="00B25F19">
              <w:rPr>
                <w:rFonts w:ascii="Times New Roman" w:eastAsia="ＭＳ 明朝" w:hAnsi="Times New Roman"/>
              </w:rPr>
              <w:t>1</w:t>
            </w:r>
          </w:p>
        </w:tc>
        <w:tc>
          <w:tcPr>
            <w:tcW w:w="1553" w:type="dxa"/>
          </w:tcPr>
          <w:p w14:paraId="5F93FF93" w14:textId="74C82D9A" w:rsidR="00A1570A" w:rsidRPr="00B25F19" w:rsidRDefault="003A667F" w:rsidP="003A667F">
            <w:pPr>
              <w:jc w:val="center"/>
              <w:rPr>
                <w:rFonts w:ascii="Times New Roman" w:eastAsia="ＭＳ 明朝" w:hAnsi="Times New Roman"/>
              </w:rPr>
            </w:pPr>
            <w:r w:rsidRPr="00B25F19">
              <w:rPr>
                <w:rFonts w:ascii="Times New Roman" w:eastAsia="ＭＳ 明朝" w:hAnsi="Times New Roman" w:hint="eastAsia"/>
              </w:rPr>
              <w:t>2</w:t>
            </w:r>
            <w:r w:rsidRPr="00B25F19">
              <w:rPr>
                <w:rFonts w:ascii="Times New Roman" w:eastAsia="ＭＳ 明朝" w:hAnsi="Times New Roman"/>
              </w:rPr>
              <w:t>7</w:t>
            </w:r>
            <w:r w:rsidR="00E91CCA">
              <w:rPr>
                <w:rFonts w:ascii="Times New Roman" w:eastAsia="ＭＳ 明朝" w:hAnsi="Times New Roman"/>
              </w:rPr>
              <w:t>.</w:t>
            </w:r>
            <w:r w:rsidRPr="00B25F19">
              <w:rPr>
                <w:rFonts w:ascii="Times New Roman" w:eastAsia="ＭＳ 明朝" w:hAnsi="Times New Roman"/>
              </w:rPr>
              <w:t>82</w:t>
            </w:r>
          </w:p>
        </w:tc>
      </w:tr>
      <w:tr w:rsidR="00A1570A" w:rsidRPr="00B25F19" w14:paraId="6F8FA56A" w14:textId="77777777" w:rsidTr="00836741">
        <w:tc>
          <w:tcPr>
            <w:tcW w:w="1376" w:type="dxa"/>
          </w:tcPr>
          <w:p w14:paraId="35169F41" w14:textId="77777777" w:rsidR="00A1570A" w:rsidRPr="00B25F19" w:rsidRDefault="00A1570A" w:rsidP="003A667F">
            <w:pPr>
              <w:jc w:val="center"/>
              <w:rPr>
                <w:rFonts w:ascii="Times New Roman" w:eastAsia="ＭＳ 明朝" w:hAnsi="Times New Roman"/>
              </w:rPr>
            </w:pPr>
          </w:p>
        </w:tc>
        <w:tc>
          <w:tcPr>
            <w:tcW w:w="1454" w:type="dxa"/>
          </w:tcPr>
          <w:p w14:paraId="3FE8573B" w14:textId="77777777" w:rsidR="00A1570A" w:rsidRPr="00B25F19" w:rsidRDefault="00A1570A" w:rsidP="003A667F">
            <w:pPr>
              <w:jc w:val="center"/>
              <w:rPr>
                <w:rFonts w:ascii="Times New Roman" w:eastAsia="ＭＳ 明朝" w:hAnsi="Times New Roman"/>
              </w:rPr>
            </w:pPr>
          </w:p>
        </w:tc>
        <w:tc>
          <w:tcPr>
            <w:tcW w:w="978" w:type="dxa"/>
          </w:tcPr>
          <w:p w14:paraId="4F674B5F" w14:textId="35E41009" w:rsidR="00A1570A" w:rsidRPr="00B25F19" w:rsidRDefault="00A1570A" w:rsidP="003A667F">
            <w:pPr>
              <w:jc w:val="center"/>
              <w:rPr>
                <w:rFonts w:ascii="Times New Roman" w:eastAsia="ＭＳ 明朝" w:hAnsi="Times New Roman"/>
              </w:rPr>
            </w:pPr>
            <w:r w:rsidRPr="00B25F19">
              <w:rPr>
                <w:rFonts w:ascii="Times New Roman" w:eastAsia="ＭＳ 明朝" w:hAnsi="Times New Roman" w:hint="eastAsia"/>
              </w:rPr>
              <w:t>2</w:t>
            </w:r>
            <w:r w:rsidRPr="00B25F19">
              <w:rPr>
                <w:rFonts w:ascii="Times New Roman" w:eastAsia="ＭＳ 明朝" w:hAnsi="Times New Roman"/>
              </w:rPr>
              <w:t>3</w:t>
            </w:r>
          </w:p>
        </w:tc>
        <w:tc>
          <w:tcPr>
            <w:tcW w:w="1574" w:type="dxa"/>
          </w:tcPr>
          <w:p w14:paraId="48C36CA7" w14:textId="2A30113D" w:rsidR="00A1570A" w:rsidRPr="00B25F19" w:rsidRDefault="003A667F" w:rsidP="003A667F">
            <w:pPr>
              <w:jc w:val="center"/>
              <w:rPr>
                <w:rFonts w:ascii="Times New Roman" w:eastAsia="ＭＳ 明朝" w:hAnsi="Times New Roman"/>
              </w:rPr>
            </w:pPr>
            <w:r w:rsidRPr="00B25F19">
              <w:rPr>
                <w:rFonts w:ascii="Times New Roman" w:eastAsia="ＭＳ 明朝" w:hAnsi="Times New Roman" w:hint="eastAsia"/>
              </w:rPr>
              <w:t>2</w:t>
            </w:r>
            <w:r w:rsidRPr="00B25F19">
              <w:rPr>
                <w:rFonts w:ascii="Times New Roman" w:eastAsia="ＭＳ 明朝" w:hAnsi="Times New Roman"/>
              </w:rPr>
              <w:t>1</w:t>
            </w:r>
            <w:r w:rsidR="00E91CCA">
              <w:rPr>
                <w:rFonts w:ascii="Times New Roman" w:eastAsia="ＭＳ 明朝" w:hAnsi="Times New Roman"/>
              </w:rPr>
              <w:t>.</w:t>
            </w:r>
            <w:r w:rsidRPr="00B25F19">
              <w:rPr>
                <w:rFonts w:ascii="Times New Roman" w:eastAsia="ＭＳ 明朝" w:hAnsi="Times New Roman"/>
              </w:rPr>
              <w:t>37</w:t>
            </w:r>
          </w:p>
        </w:tc>
        <w:tc>
          <w:tcPr>
            <w:tcW w:w="1559" w:type="dxa"/>
          </w:tcPr>
          <w:p w14:paraId="0C2C2726" w14:textId="4F7564D9" w:rsidR="00A1570A" w:rsidRPr="00B25F19" w:rsidRDefault="003A667F" w:rsidP="003A667F">
            <w:pPr>
              <w:jc w:val="center"/>
              <w:rPr>
                <w:rFonts w:ascii="Times New Roman" w:eastAsia="ＭＳ 明朝" w:hAnsi="Times New Roman"/>
              </w:rPr>
            </w:pPr>
            <w:r w:rsidRPr="00B25F19">
              <w:rPr>
                <w:rFonts w:ascii="Times New Roman" w:eastAsia="ＭＳ 明朝" w:hAnsi="Times New Roman" w:hint="eastAsia"/>
              </w:rPr>
              <w:t>1</w:t>
            </w:r>
            <w:r w:rsidRPr="00B25F19">
              <w:rPr>
                <w:rFonts w:ascii="Times New Roman" w:eastAsia="ＭＳ 明朝" w:hAnsi="Times New Roman"/>
              </w:rPr>
              <w:t>81</w:t>
            </w:r>
            <w:r w:rsidR="00E91CCA">
              <w:rPr>
                <w:rFonts w:ascii="Times New Roman" w:eastAsia="ＭＳ 明朝" w:hAnsi="Times New Roman"/>
              </w:rPr>
              <w:t>.</w:t>
            </w:r>
            <w:r w:rsidR="009E7B14">
              <w:rPr>
                <w:rFonts w:ascii="Times New Roman" w:eastAsia="ＭＳ 明朝" w:hAnsi="Times New Roman" w:hint="eastAsia"/>
              </w:rPr>
              <w:t>5</w:t>
            </w:r>
          </w:p>
        </w:tc>
        <w:tc>
          <w:tcPr>
            <w:tcW w:w="1553" w:type="dxa"/>
          </w:tcPr>
          <w:p w14:paraId="14E6A689" w14:textId="10484A51" w:rsidR="00A1570A" w:rsidRPr="00B25F19" w:rsidRDefault="003A667F" w:rsidP="003A667F">
            <w:pPr>
              <w:jc w:val="center"/>
              <w:rPr>
                <w:rFonts w:ascii="Times New Roman" w:eastAsia="ＭＳ 明朝" w:hAnsi="Times New Roman"/>
              </w:rPr>
            </w:pPr>
            <w:r w:rsidRPr="00B25F19">
              <w:rPr>
                <w:rFonts w:ascii="Times New Roman" w:eastAsia="ＭＳ 明朝" w:hAnsi="Times New Roman" w:hint="eastAsia"/>
              </w:rPr>
              <w:t>2</w:t>
            </w:r>
            <w:r w:rsidRPr="00B25F19">
              <w:rPr>
                <w:rFonts w:ascii="Times New Roman" w:eastAsia="ＭＳ 明朝" w:hAnsi="Times New Roman"/>
              </w:rPr>
              <w:t>3</w:t>
            </w:r>
            <w:r w:rsidR="00E91CCA">
              <w:rPr>
                <w:rFonts w:ascii="Times New Roman" w:eastAsia="ＭＳ 明朝" w:hAnsi="Times New Roman"/>
              </w:rPr>
              <w:t>.</w:t>
            </w:r>
            <w:r w:rsidRPr="00B25F19">
              <w:rPr>
                <w:rFonts w:ascii="Times New Roman" w:eastAsia="ＭＳ 明朝" w:hAnsi="Times New Roman"/>
              </w:rPr>
              <w:t>3</w:t>
            </w:r>
            <w:r w:rsidR="00E91CCA">
              <w:rPr>
                <w:rFonts w:ascii="Times New Roman" w:eastAsia="ＭＳ 明朝" w:hAnsi="Times New Roman"/>
              </w:rPr>
              <w:t>9</w:t>
            </w:r>
          </w:p>
        </w:tc>
      </w:tr>
      <w:tr w:rsidR="00A1570A" w:rsidRPr="00B25F19" w14:paraId="5C50890B" w14:textId="77777777" w:rsidTr="00836741">
        <w:tc>
          <w:tcPr>
            <w:tcW w:w="1376" w:type="dxa"/>
          </w:tcPr>
          <w:p w14:paraId="74C9D6EE" w14:textId="77777777" w:rsidR="00A1570A" w:rsidRPr="00B25F19" w:rsidRDefault="00A1570A" w:rsidP="003A667F">
            <w:pPr>
              <w:jc w:val="center"/>
              <w:rPr>
                <w:rFonts w:ascii="Times New Roman" w:eastAsia="ＭＳ 明朝" w:hAnsi="Times New Roman"/>
              </w:rPr>
            </w:pPr>
          </w:p>
        </w:tc>
        <w:tc>
          <w:tcPr>
            <w:tcW w:w="1454" w:type="dxa"/>
          </w:tcPr>
          <w:p w14:paraId="7E475960" w14:textId="77777777" w:rsidR="00A1570A" w:rsidRPr="00B25F19" w:rsidRDefault="00A1570A" w:rsidP="003A667F">
            <w:pPr>
              <w:jc w:val="center"/>
              <w:rPr>
                <w:rFonts w:ascii="Times New Roman" w:eastAsia="ＭＳ 明朝" w:hAnsi="Times New Roman"/>
              </w:rPr>
            </w:pPr>
          </w:p>
        </w:tc>
        <w:tc>
          <w:tcPr>
            <w:tcW w:w="978" w:type="dxa"/>
          </w:tcPr>
          <w:p w14:paraId="123CADE4" w14:textId="2A392005" w:rsidR="00A1570A" w:rsidRPr="00B25F19" w:rsidRDefault="00A1570A" w:rsidP="003A667F">
            <w:pPr>
              <w:jc w:val="center"/>
              <w:rPr>
                <w:rFonts w:ascii="Times New Roman" w:eastAsia="ＭＳ 明朝" w:hAnsi="Times New Roman"/>
              </w:rPr>
            </w:pPr>
            <w:r w:rsidRPr="00B25F19">
              <w:rPr>
                <w:rFonts w:ascii="Times New Roman" w:eastAsia="ＭＳ 明朝" w:hAnsi="Times New Roman" w:hint="eastAsia"/>
              </w:rPr>
              <w:t>2</w:t>
            </w:r>
            <w:r w:rsidRPr="00B25F19">
              <w:rPr>
                <w:rFonts w:ascii="Times New Roman" w:eastAsia="ＭＳ 明朝" w:hAnsi="Times New Roman"/>
              </w:rPr>
              <w:t>2</w:t>
            </w:r>
          </w:p>
        </w:tc>
        <w:tc>
          <w:tcPr>
            <w:tcW w:w="1574" w:type="dxa"/>
          </w:tcPr>
          <w:p w14:paraId="3CE7BA9A" w14:textId="22C1F316" w:rsidR="00A1570A" w:rsidRPr="00B25F19" w:rsidRDefault="003A667F" w:rsidP="003A667F">
            <w:pPr>
              <w:jc w:val="center"/>
              <w:rPr>
                <w:rFonts w:ascii="Times New Roman" w:eastAsia="ＭＳ 明朝" w:hAnsi="Times New Roman"/>
              </w:rPr>
            </w:pPr>
            <w:r w:rsidRPr="00B25F19">
              <w:rPr>
                <w:rFonts w:ascii="Times New Roman" w:eastAsia="ＭＳ 明朝" w:hAnsi="Times New Roman" w:hint="eastAsia"/>
              </w:rPr>
              <w:t>2</w:t>
            </w:r>
            <w:r w:rsidRPr="00B25F19">
              <w:rPr>
                <w:rFonts w:ascii="Times New Roman" w:eastAsia="ＭＳ 明朝" w:hAnsi="Times New Roman"/>
              </w:rPr>
              <w:t>1</w:t>
            </w:r>
            <w:r w:rsidR="00E91CCA">
              <w:rPr>
                <w:rFonts w:ascii="Times New Roman" w:eastAsia="ＭＳ 明朝" w:hAnsi="Times New Roman"/>
              </w:rPr>
              <w:t>.</w:t>
            </w:r>
            <w:r w:rsidRPr="00B25F19">
              <w:rPr>
                <w:rFonts w:ascii="Times New Roman" w:eastAsia="ＭＳ 明朝" w:hAnsi="Times New Roman"/>
              </w:rPr>
              <w:t>53</w:t>
            </w:r>
          </w:p>
        </w:tc>
        <w:tc>
          <w:tcPr>
            <w:tcW w:w="1559" w:type="dxa"/>
          </w:tcPr>
          <w:p w14:paraId="20EE7752" w14:textId="511736F0" w:rsidR="00A1570A" w:rsidRPr="00B25F19" w:rsidRDefault="003A667F" w:rsidP="003A667F">
            <w:pPr>
              <w:jc w:val="center"/>
              <w:rPr>
                <w:rFonts w:ascii="Times New Roman" w:eastAsia="ＭＳ 明朝" w:hAnsi="Times New Roman"/>
              </w:rPr>
            </w:pPr>
            <w:r w:rsidRPr="00B25F19">
              <w:rPr>
                <w:rFonts w:ascii="Times New Roman" w:eastAsia="ＭＳ 明朝" w:hAnsi="Times New Roman" w:hint="eastAsia"/>
              </w:rPr>
              <w:t>2</w:t>
            </w:r>
            <w:r w:rsidRPr="00B25F19">
              <w:rPr>
                <w:rFonts w:ascii="Times New Roman" w:eastAsia="ＭＳ 明朝" w:hAnsi="Times New Roman"/>
              </w:rPr>
              <w:t>03</w:t>
            </w:r>
            <w:r w:rsidR="00E91CCA">
              <w:rPr>
                <w:rFonts w:ascii="Times New Roman" w:eastAsia="ＭＳ 明朝" w:hAnsi="Times New Roman"/>
              </w:rPr>
              <w:t>.</w:t>
            </w:r>
            <w:r w:rsidRPr="00B25F19">
              <w:rPr>
                <w:rFonts w:ascii="Times New Roman" w:eastAsia="ＭＳ 明朝" w:hAnsi="Times New Roman"/>
              </w:rPr>
              <w:t>0</w:t>
            </w:r>
          </w:p>
        </w:tc>
        <w:tc>
          <w:tcPr>
            <w:tcW w:w="1553" w:type="dxa"/>
          </w:tcPr>
          <w:p w14:paraId="7764424D" w14:textId="17F8A334" w:rsidR="00A1570A" w:rsidRPr="00B25F19" w:rsidRDefault="003A667F" w:rsidP="003A667F">
            <w:pPr>
              <w:jc w:val="center"/>
              <w:rPr>
                <w:rFonts w:ascii="Times New Roman" w:eastAsia="ＭＳ 明朝" w:hAnsi="Times New Roman"/>
              </w:rPr>
            </w:pPr>
            <w:r w:rsidRPr="00B25F19">
              <w:rPr>
                <w:rFonts w:ascii="Times New Roman" w:eastAsia="ＭＳ 明朝" w:hAnsi="Times New Roman" w:hint="eastAsia"/>
              </w:rPr>
              <w:t>2</w:t>
            </w:r>
            <w:r w:rsidRPr="00B25F19">
              <w:rPr>
                <w:rFonts w:ascii="Times New Roman" w:eastAsia="ＭＳ 明朝" w:hAnsi="Times New Roman"/>
              </w:rPr>
              <w:t>1</w:t>
            </w:r>
            <w:r w:rsidR="00E91CCA">
              <w:rPr>
                <w:rFonts w:ascii="Times New Roman" w:eastAsia="ＭＳ 明朝" w:hAnsi="Times New Roman"/>
              </w:rPr>
              <w:t>.</w:t>
            </w:r>
            <w:r w:rsidRPr="00B25F19">
              <w:rPr>
                <w:rFonts w:ascii="Times New Roman" w:eastAsia="ＭＳ 明朝" w:hAnsi="Times New Roman"/>
              </w:rPr>
              <w:t>40</w:t>
            </w:r>
          </w:p>
        </w:tc>
      </w:tr>
      <w:tr w:rsidR="00A1570A" w:rsidRPr="00B25F19" w14:paraId="1FCFD01A" w14:textId="77777777" w:rsidTr="00836741">
        <w:tc>
          <w:tcPr>
            <w:tcW w:w="1376" w:type="dxa"/>
          </w:tcPr>
          <w:p w14:paraId="18A65B9E" w14:textId="33FC645A" w:rsidR="00A1570A" w:rsidRPr="00B25F19" w:rsidRDefault="00A1570A" w:rsidP="003A667F">
            <w:pPr>
              <w:jc w:val="center"/>
              <w:rPr>
                <w:rFonts w:ascii="Times New Roman" w:eastAsia="ＭＳ 明朝" w:hAnsi="Times New Roman"/>
              </w:rPr>
            </w:pPr>
            <w:r w:rsidRPr="00B25F19">
              <w:rPr>
                <w:rFonts w:ascii="Times New Roman" w:eastAsia="ＭＳ 明朝" w:hAnsi="Times New Roman" w:hint="eastAsia"/>
              </w:rPr>
              <w:t>2</w:t>
            </w:r>
            <w:r w:rsidRPr="00B25F19">
              <w:rPr>
                <w:rFonts w:ascii="Times New Roman" w:eastAsia="ＭＳ 明朝" w:hAnsi="Times New Roman"/>
              </w:rPr>
              <w:t>23</w:t>
            </w:r>
            <w:r w:rsidR="00E91CCA">
              <w:rPr>
                <w:rFonts w:ascii="Times New Roman" w:eastAsia="ＭＳ 明朝" w:hAnsi="Times New Roman"/>
              </w:rPr>
              <w:t>.</w:t>
            </w:r>
            <w:r w:rsidRPr="00B25F19">
              <w:rPr>
                <w:rFonts w:ascii="Times New Roman" w:eastAsia="ＭＳ 明朝" w:hAnsi="Times New Roman"/>
              </w:rPr>
              <w:t>8</w:t>
            </w:r>
          </w:p>
        </w:tc>
        <w:tc>
          <w:tcPr>
            <w:tcW w:w="1454" w:type="dxa"/>
          </w:tcPr>
          <w:p w14:paraId="41157019" w14:textId="74A2A98F" w:rsidR="00A1570A" w:rsidRPr="00B25F19" w:rsidRDefault="00A1570A" w:rsidP="003A667F">
            <w:pPr>
              <w:jc w:val="center"/>
              <w:rPr>
                <w:rFonts w:ascii="Times New Roman" w:eastAsia="ＭＳ 明朝" w:hAnsi="Times New Roman"/>
              </w:rPr>
            </w:pPr>
            <w:r w:rsidRPr="00B25F19">
              <w:rPr>
                <w:rFonts w:ascii="Times New Roman" w:eastAsia="ＭＳ 明朝" w:hAnsi="Times New Roman" w:hint="eastAsia"/>
              </w:rPr>
              <w:t>2</w:t>
            </w:r>
            <w:r w:rsidRPr="00B25F19">
              <w:rPr>
                <w:rFonts w:ascii="Times New Roman" w:eastAsia="ＭＳ 明朝" w:hAnsi="Times New Roman"/>
              </w:rPr>
              <w:t>23</w:t>
            </w:r>
            <w:r w:rsidR="00E91CCA">
              <w:rPr>
                <w:rFonts w:ascii="Times New Roman" w:eastAsia="ＭＳ 明朝" w:hAnsi="Times New Roman"/>
              </w:rPr>
              <w:t>.</w:t>
            </w:r>
            <w:r w:rsidRPr="00B25F19">
              <w:rPr>
                <w:rFonts w:ascii="Times New Roman" w:eastAsia="ＭＳ 明朝" w:hAnsi="Times New Roman"/>
              </w:rPr>
              <w:t>8</w:t>
            </w:r>
          </w:p>
        </w:tc>
        <w:tc>
          <w:tcPr>
            <w:tcW w:w="978" w:type="dxa"/>
          </w:tcPr>
          <w:p w14:paraId="6E7A55A8" w14:textId="232AA30A" w:rsidR="00A1570A" w:rsidRPr="00B25F19" w:rsidRDefault="00A1570A" w:rsidP="003A667F">
            <w:pPr>
              <w:jc w:val="center"/>
              <w:rPr>
                <w:rFonts w:ascii="Times New Roman" w:eastAsia="ＭＳ 明朝" w:hAnsi="Times New Roman"/>
              </w:rPr>
            </w:pPr>
            <w:r w:rsidRPr="00B25F19">
              <w:rPr>
                <w:rFonts w:ascii="Times New Roman" w:eastAsia="ＭＳ 明朝" w:hAnsi="Times New Roman" w:hint="eastAsia"/>
              </w:rPr>
              <w:t>2</w:t>
            </w:r>
            <w:r w:rsidRPr="00B25F19">
              <w:rPr>
                <w:rFonts w:ascii="Times New Roman" w:eastAsia="ＭＳ 明朝" w:hAnsi="Times New Roman"/>
              </w:rPr>
              <w:t>0</w:t>
            </w:r>
          </w:p>
        </w:tc>
        <w:tc>
          <w:tcPr>
            <w:tcW w:w="1574" w:type="dxa"/>
          </w:tcPr>
          <w:p w14:paraId="6635016B" w14:textId="332D4010" w:rsidR="00A1570A" w:rsidRPr="00B25F19" w:rsidRDefault="003A667F" w:rsidP="003A667F">
            <w:pPr>
              <w:jc w:val="center"/>
              <w:rPr>
                <w:rFonts w:ascii="Times New Roman" w:eastAsia="ＭＳ 明朝" w:hAnsi="Times New Roman"/>
              </w:rPr>
            </w:pPr>
            <w:r w:rsidRPr="00B25F19">
              <w:rPr>
                <w:rFonts w:ascii="Times New Roman" w:eastAsia="ＭＳ 明朝" w:hAnsi="Times New Roman" w:hint="eastAsia"/>
              </w:rPr>
              <w:t>2</w:t>
            </w:r>
            <w:r w:rsidRPr="00B25F19">
              <w:rPr>
                <w:rFonts w:ascii="Times New Roman" w:eastAsia="ＭＳ 明朝" w:hAnsi="Times New Roman"/>
              </w:rPr>
              <w:t>0</w:t>
            </w:r>
            <w:r w:rsidR="00E91CCA">
              <w:rPr>
                <w:rFonts w:ascii="Times New Roman" w:eastAsia="ＭＳ 明朝" w:hAnsi="Times New Roman"/>
              </w:rPr>
              <w:t>.</w:t>
            </w:r>
            <w:r w:rsidRPr="00B25F19">
              <w:rPr>
                <w:rFonts w:ascii="Times New Roman" w:eastAsia="ＭＳ 明朝" w:hAnsi="Times New Roman"/>
              </w:rPr>
              <w:t>79</w:t>
            </w:r>
          </w:p>
        </w:tc>
        <w:tc>
          <w:tcPr>
            <w:tcW w:w="1559" w:type="dxa"/>
          </w:tcPr>
          <w:p w14:paraId="1A845B96" w14:textId="1F4FBD20" w:rsidR="00A1570A" w:rsidRPr="00B25F19" w:rsidRDefault="003A667F" w:rsidP="003A667F">
            <w:pPr>
              <w:jc w:val="center"/>
              <w:rPr>
                <w:rFonts w:ascii="Times New Roman" w:eastAsia="ＭＳ 明朝" w:hAnsi="Times New Roman"/>
              </w:rPr>
            </w:pPr>
            <w:r w:rsidRPr="00B25F19">
              <w:rPr>
                <w:rFonts w:ascii="Times New Roman" w:eastAsia="ＭＳ 明朝" w:hAnsi="Times New Roman" w:hint="eastAsia"/>
              </w:rPr>
              <w:t>2</w:t>
            </w:r>
            <w:r w:rsidRPr="00B25F19">
              <w:rPr>
                <w:rFonts w:ascii="Times New Roman" w:eastAsia="ＭＳ 明朝" w:hAnsi="Times New Roman"/>
              </w:rPr>
              <w:t>23</w:t>
            </w:r>
            <w:r w:rsidR="00E91CCA">
              <w:rPr>
                <w:rFonts w:ascii="Times New Roman" w:eastAsia="ＭＳ 明朝" w:hAnsi="Times New Roman"/>
              </w:rPr>
              <w:t>.</w:t>
            </w:r>
            <w:r w:rsidRPr="00B25F19">
              <w:rPr>
                <w:rFonts w:ascii="Times New Roman" w:eastAsia="ＭＳ 明朝" w:hAnsi="Times New Roman"/>
              </w:rPr>
              <w:t>8</w:t>
            </w:r>
          </w:p>
        </w:tc>
        <w:tc>
          <w:tcPr>
            <w:tcW w:w="1553" w:type="dxa"/>
          </w:tcPr>
          <w:p w14:paraId="62BA4AAE" w14:textId="75619539" w:rsidR="00A1570A" w:rsidRPr="00B25F19" w:rsidRDefault="003A667F" w:rsidP="003A667F">
            <w:pPr>
              <w:jc w:val="center"/>
              <w:rPr>
                <w:rFonts w:ascii="Times New Roman" w:eastAsia="ＭＳ 明朝" w:hAnsi="Times New Roman"/>
              </w:rPr>
            </w:pPr>
            <w:r w:rsidRPr="00B25F19">
              <w:rPr>
                <w:rFonts w:ascii="Times New Roman" w:eastAsia="ＭＳ 明朝" w:hAnsi="Times New Roman" w:hint="eastAsia"/>
              </w:rPr>
              <w:t>2</w:t>
            </w:r>
            <w:r w:rsidRPr="00B25F19">
              <w:rPr>
                <w:rFonts w:ascii="Times New Roman" w:eastAsia="ＭＳ 明朝" w:hAnsi="Times New Roman"/>
              </w:rPr>
              <w:t>0</w:t>
            </w:r>
            <w:r w:rsidR="00E91CCA">
              <w:rPr>
                <w:rFonts w:ascii="Times New Roman" w:eastAsia="ＭＳ 明朝" w:hAnsi="Times New Roman"/>
              </w:rPr>
              <w:t>.</w:t>
            </w:r>
            <w:r w:rsidRPr="00B25F19">
              <w:rPr>
                <w:rFonts w:ascii="Times New Roman" w:eastAsia="ＭＳ 明朝" w:hAnsi="Times New Roman"/>
              </w:rPr>
              <w:t>7</w:t>
            </w:r>
            <w:r w:rsidR="00E91CCA">
              <w:rPr>
                <w:rFonts w:ascii="Times New Roman" w:eastAsia="ＭＳ 明朝" w:hAnsi="Times New Roman"/>
              </w:rPr>
              <w:t>1</w:t>
            </w:r>
          </w:p>
        </w:tc>
      </w:tr>
    </w:tbl>
    <w:p w14:paraId="04297554" w14:textId="4586BD6E" w:rsidR="00A1570A" w:rsidRPr="00B25F19" w:rsidRDefault="00A1570A" w:rsidP="00AF0A7A">
      <w:pPr>
        <w:rPr>
          <w:rFonts w:ascii="Times New Roman" w:eastAsia="ＭＳ 明朝" w:hAnsi="Times New Roman"/>
        </w:rPr>
      </w:pPr>
    </w:p>
    <w:p w14:paraId="5D1DFB5A" w14:textId="1D7B866F" w:rsidR="00A1570A" w:rsidRDefault="00A1570A" w:rsidP="00AF0A7A">
      <w:pPr>
        <w:rPr>
          <w:rFonts w:ascii="Times New Roman" w:eastAsia="ＭＳ 明朝" w:hAnsi="Times New Roman"/>
        </w:rPr>
      </w:pPr>
    </w:p>
    <w:p w14:paraId="26E11748" w14:textId="2446FF86" w:rsidR="009803C5" w:rsidRDefault="009803C5" w:rsidP="00AF0A7A">
      <w:pPr>
        <w:rPr>
          <w:rFonts w:ascii="Times New Roman" w:eastAsia="ＭＳ 明朝" w:hAnsi="Times New Roman"/>
        </w:rPr>
      </w:pPr>
    </w:p>
    <w:p w14:paraId="52C56D67" w14:textId="7B02EB52" w:rsidR="009803C5" w:rsidRDefault="009803C5" w:rsidP="00AF0A7A">
      <w:pPr>
        <w:rPr>
          <w:rFonts w:ascii="Times New Roman" w:eastAsia="ＭＳ 明朝" w:hAnsi="Times New Roman"/>
        </w:rPr>
      </w:pPr>
    </w:p>
    <w:p w14:paraId="3A0AA000" w14:textId="44A8F98A" w:rsidR="009803C5" w:rsidRDefault="009803C5" w:rsidP="00AF0A7A">
      <w:pPr>
        <w:rPr>
          <w:rFonts w:ascii="Times New Roman" w:eastAsia="ＭＳ 明朝" w:hAnsi="Times New Roman"/>
        </w:rPr>
      </w:pPr>
    </w:p>
    <w:p w14:paraId="2179FF4C" w14:textId="6043CA1E" w:rsidR="009803C5" w:rsidRDefault="009803C5" w:rsidP="00AF0A7A">
      <w:pPr>
        <w:rPr>
          <w:rFonts w:ascii="Times New Roman" w:eastAsia="ＭＳ 明朝" w:hAnsi="Times New Roman"/>
        </w:rPr>
      </w:pPr>
    </w:p>
    <w:p w14:paraId="23ADD3FE" w14:textId="5EAA6ABF" w:rsidR="009803C5" w:rsidRDefault="009803C5" w:rsidP="00AF0A7A">
      <w:pPr>
        <w:rPr>
          <w:rFonts w:ascii="Times New Roman" w:eastAsia="ＭＳ 明朝" w:hAnsi="Times New Roman"/>
        </w:rPr>
      </w:pPr>
    </w:p>
    <w:p w14:paraId="4ACE196C" w14:textId="5FB21D9F" w:rsidR="009803C5" w:rsidDel="00871005" w:rsidRDefault="009803C5" w:rsidP="00AF0A7A">
      <w:pPr>
        <w:rPr>
          <w:del w:id="31" w:author="hideto.9948@gmail.com" w:date="2022-02-02T16:55:00Z"/>
          <w:rFonts w:ascii="Times New Roman" w:eastAsia="ＭＳ 明朝" w:hAnsi="Times New Roman"/>
        </w:rPr>
      </w:pPr>
    </w:p>
    <w:p w14:paraId="4F275159" w14:textId="3268B573" w:rsidR="009803C5" w:rsidRDefault="009803C5" w:rsidP="00AF0A7A">
      <w:pPr>
        <w:rPr>
          <w:rFonts w:ascii="Times New Roman" w:eastAsia="ＭＳ 明朝" w:hAnsi="Times New Roman"/>
        </w:rPr>
      </w:pPr>
    </w:p>
    <w:p w14:paraId="7605C8C0" w14:textId="6A6DB81E" w:rsidR="009803C5" w:rsidRDefault="000E33AA" w:rsidP="000E33AA">
      <w:pPr>
        <w:jc w:val="center"/>
        <w:rPr>
          <w:ins w:id="32" w:author="hideto.9948@gmail.com" w:date="2022-02-02T16:55:00Z"/>
          <w:rFonts w:ascii="Times New Roman" w:eastAsia="ＭＳ 明朝" w:hAnsi="Times New Roman"/>
        </w:rPr>
      </w:pPr>
      <w:r>
        <w:rPr>
          <w:rFonts w:ascii="Times New Roman" w:eastAsia="ＭＳ 明朝" w:hAnsi="Times New Roman" w:hint="eastAsia"/>
        </w:rPr>
        <w:lastRenderedPageBreak/>
        <w:t>表</w:t>
      </w:r>
      <w:r>
        <w:rPr>
          <w:rFonts w:ascii="Times New Roman" w:eastAsia="ＭＳ 明朝" w:hAnsi="Times New Roman" w:hint="eastAsia"/>
        </w:rPr>
        <w:t>4.2</w:t>
      </w:r>
      <w:r>
        <w:rPr>
          <w:rFonts w:ascii="Times New Roman" w:eastAsia="ＭＳ 明朝" w:hAnsi="Times New Roman" w:hint="eastAsia"/>
        </w:rPr>
        <w:t xml:space="preserve">　板情報（</w:t>
      </w:r>
      <w:r>
        <w:rPr>
          <w:rFonts w:ascii="Times New Roman" w:eastAsia="ＭＳ 明朝" w:hAnsi="Times New Roman" w:hint="eastAsia"/>
        </w:rPr>
        <w:t>11:00</w:t>
      </w:r>
      <w:r>
        <w:rPr>
          <w:rFonts w:ascii="Times New Roman" w:eastAsia="ＭＳ 明朝" w:hAnsi="Times New Roman" w:hint="eastAsia"/>
        </w:rPr>
        <w:t>の時間帯）</w:t>
      </w:r>
    </w:p>
    <w:p w14:paraId="0E3D3589" w14:textId="387D861D" w:rsidR="00871005" w:rsidRDefault="00871005" w:rsidP="000E33AA">
      <w:pPr>
        <w:jc w:val="center"/>
        <w:rPr>
          <w:rFonts w:ascii="Times New Roman" w:eastAsia="ＭＳ 明朝" w:hAnsi="Times New Roman"/>
        </w:rPr>
      </w:pPr>
      <w:ins w:id="33" w:author="hideto.9948@gmail.com" w:date="2022-02-02T16:55:00Z">
        <w:r>
          <w:rPr>
            <w:rFonts w:ascii="Times New Roman" w:eastAsia="ＭＳ 明朝" w:hAnsi="Times New Roman"/>
          </w:rPr>
          <w:t xml:space="preserve">Table 4.2 </w:t>
        </w:r>
        <w:r w:rsidRPr="00871005">
          <w:rPr>
            <w:rFonts w:ascii="Times New Roman" w:eastAsia="ＭＳ 明朝" w:hAnsi="Times New Roman"/>
          </w:rPr>
          <w:t>board information</w:t>
        </w:r>
        <w:r>
          <w:rPr>
            <w:rFonts w:ascii="Times New Roman" w:eastAsia="ＭＳ 明朝" w:hAnsi="Times New Roman"/>
          </w:rPr>
          <w:t>(11:00)</w:t>
        </w:r>
      </w:ins>
    </w:p>
    <w:tbl>
      <w:tblPr>
        <w:tblW w:w="8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300"/>
        <w:gridCol w:w="1389"/>
        <w:gridCol w:w="1364"/>
        <w:gridCol w:w="1560"/>
        <w:gridCol w:w="1504"/>
        <w:gridCol w:w="1772"/>
      </w:tblGrid>
      <w:tr w:rsidR="000E33AA" w:rsidRPr="000E33AA" w14:paraId="7197C507" w14:textId="77777777" w:rsidTr="000E33AA">
        <w:trPr>
          <w:trHeight w:hRule="exact" w:val="370"/>
        </w:trPr>
        <w:tc>
          <w:tcPr>
            <w:tcW w:w="2689" w:type="dxa"/>
            <w:gridSpan w:val="2"/>
            <w:shd w:val="clear" w:color="auto" w:fill="auto"/>
            <w:noWrap/>
            <w:vAlign w:val="center"/>
            <w:hideMark/>
          </w:tcPr>
          <w:p w14:paraId="2CBEB57E" w14:textId="77777777" w:rsidR="000E33AA" w:rsidRPr="000E33AA" w:rsidRDefault="000E33AA" w:rsidP="000E33AA">
            <w:pPr>
              <w:widowControl/>
              <w:jc w:val="center"/>
              <w:rPr>
                <w:rFonts w:ascii="游ゴシック" w:eastAsia="游ゴシック" w:hAnsi="游ゴシック" w:cs="ＭＳ Ｐゴシック"/>
                <w:color w:val="000000"/>
                <w:kern w:val="0"/>
                <w:szCs w:val="21"/>
              </w:rPr>
            </w:pPr>
            <w:r w:rsidRPr="000E33AA">
              <w:rPr>
                <w:rFonts w:ascii="游ゴシック" w:eastAsia="游ゴシック" w:hAnsi="游ゴシック" w:cs="ＭＳ Ｐゴシック" w:hint="eastAsia"/>
                <w:color w:val="000000"/>
                <w:kern w:val="0"/>
                <w:szCs w:val="21"/>
              </w:rPr>
              <w:t>Prosumer</w:t>
            </w:r>
          </w:p>
        </w:tc>
        <w:tc>
          <w:tcPr>
            <w:tcW w:w="1364" w:type="dxa"/>
            <w:vMerge w:val="restart"/>
            <w:shd w:val="clear" w:color="auto" w:fill="auto"/>
            <w:noWrap/>
            <w:vAlign w:val="center"/>
            <w:hideMark/>
          </w:tcPr>
          <w:p w14:paraId="528BEB10" w14:textId="77777777" w:rsidR="000E33AA" w:rsidRPr="00B25F19" w:rsidRDefault="000E33AA" w:rsidP="000E33AA">
            <w:pPr>
              <w:jc w:val="center"/>
              <w:rPr>
                <w:rFonts w:ascii="Times New Roman" w:eastAsia="ＭＳ 明朝" w:hAnsi="Times New Roman" w:cs="Times New Roman"/>
              </w:rPr>
            </w:pPr>
            <w:r>
              <w:rPr>
                <w:rFonts w:ascii="Times New Roman" w:eastAsia="ＭＳ 明朝" w:hAnsi="Times New Roman" w:cs="Times New Roman" w:hint="eastAsia"/>
              </w:rPr>
              <w:t>入札価格</w:t>
            </w:r>
          </w:p>
          <w:p w14:paraId="2B457319" w14:textId="5CC59DC0" w:rsidR="000E33AA" w:rsidRPr="000E33AA" w:rsidRDefault="000E33AA" w:rsidP="000E33AA">
            <w:pPr>
              <w:widowControl/>
              <w:jc w:val="center"/>
              <w:rPr>
                <w:rFonts w:ascii="游ゴシック" w:eastAsia="游ゴシック" w:hAnsi="游ゴシック" w:cs="ＭＳ Ｐゴシック"/>
                <w:color w:val="000000"/>
                <w:kern w:val="0"/>
                <w:szCs w:val="21"/>
              </w:rPr>
            </w:pPr>
            <w:r w:rsidRPr="00B25F19">
              <w:rPr>
                <w:rFonts w:ascii="Times New Roman" w:eastAsia="ＭＳ 明朝" w:hAnsi="Times New Roman" w:hint="eastAsia"/>
              </w:rPr>
              <w:t>[</w:t>
            </w:r>
            <w:r w:rsidRPr="00B25F19">
              <w:rPr>
                <w:rFonts w:ascii="Times New Roman" w:eastAsia="ＭＳ 明朝" w:hAnsi="Times New Roman" w:cs="Times New Roman"/>
              </w:rPr>
              <w:t>ETH</w:t>
            </w:r>
            <w:r w:rsidRPr="00B25F19">
              <w:rPr>
                <w:rFonts w:ascii="Times New Roman" w:eastAsia="ＭＳ 明朝" w:hAnsi="Times New Roman"/>
              </w:rPr>
              <w:t>/</w:t>
            </w:r>
            <w:r w:rsidRPr="00B25F19">
              <w:rPr>
                <w:rFonts w:ascii="Times New Roman" w:eastAsia="ＭＳ 明朝" w:hAnsi="Times New Roman" w:cs="Times New Roman"/>
              </w:rPr>
              <w:t>kwh</w:t>
            </w:r>
            <w:r w:rsidRPr="00B25F19">
              <w:rPr>
                <w:rFonts w:ascii="Times New Roman" w:eastAsia="ＭＳ 明朝" w:hAnsi="Times New Roman"/>
              </w:rPr>
              <w:t>]</w:t>
            </w:r>
          </w:p>
        </w:tc>
        <w:tc>
          <w:tcPr>
            <w:tcW w:w="4836" w:type="dxa"/>
            <w:gridSpan w:val="3"/>
            <w:shd w:val="clear" w:color="auto" w:fill="auto"/>
            <w:noWrap/>
            <w:vAlign w:val="center"/>
            <w:hideMark/>
          </w:tcPr>
          <w:p w14:paraId="225D5522" w14:textId="77777777" w:rsidR="000E33AA" w:rsidRPr="000E33AA" w:rsidRDefault="000E33AA" w:rsidP="000E33AA">
            <w:pPr>
              <w:widowControl/>
              <w:jc w:val="center"/>
              <w:rPr>
                <w:rFonts w:ascii="游ゴシック" w:eastAsia="游ゴシック" w:hAnsi="游ゴシック" w:cs="ＭＳ Ｐゴシック"/>
                <w:color w:val="000000"/>
                <w:kern w:val="0"/>
                <w:szCs w:val="21"/>
              </w:rPr>
            </w:pPr>
            <w:r w:rsidRPr="000E33AA">
              <w:rPr>
                <w:rFonts w:ascii="游ゴシック" w:eastAsia="游ゴシック" w:hAnsi="游ゴシック" w:cs="ＭＳ Ｐゴシック" w:hint="eastAsia"/>
                <w:color w:val="000000"/>
                <w:kern w:val="0"/>
                <w:szCs w:val="21"/>
              </w:rPr>
              <w:t>Consumer</w:t>
            </w:r>
          </w:p>
        </w:tc>
      </w:tr>
      <w:tr w:rsidR="000E33AA" w:rsidRPr="000E33AA" w14:paraId="54E437DD" w14:textId="77777777" w:rsidTr="000E33AA">
        <w:trPr>
          <w:trHeight w:val="539"/>
        </w:trPr>
        <w:tc>
          <w:tcPr>
            <w:tcW w:w="1300" w:type="dxa"/>
            <w:shd w:val="clear" w:color="auto" w:fill="auto"/>
            <w:noWrap/>
            <w:vAlign w:val="center"/>
            <w:hideMark/>
          </w:tcPr>
          <w:p w14:paraId="56C9EEDB" w14:textId="77777777" w:rsidR="000E33AA" w:rsidRPr="000E33AA" w:rsidRDefault="000E33AA" w:rsidP="000E33AA">
            <w:pPr>
              <w:widowControl/>
              <w:jc w:val="center"/>
              <w:rPr>
                <w:rFonts w:ascii="游ゴシック" w:eastAsia="游ゴシック" w:hAnsi="游ゴシック" w:cs="ＭＳ Ｐゴシック"/>
                <w:color w:val="000000"/>
                <w:kern w:val="0"/>
                <w:szCs w:val="21"/>
              </w:rPr>
            </w:pPr>
            <w:r w:rsidRPr="000E33AA">
              <w:rPr>
                <w:rFonts w:ascii="游ゴシック" w:eastAsia="游ゴシック" w:hAnsi="游ゴシック" w:cs="ＭＳ Ｐゴシック" w:hint="eastAsia"/>
                <w:color w:val="000000"/>
                <w:kern w:val="0"/>
                <w:szCs w:val="21"/>
              </w:rPr>
              <w:t>合計入札量</w:t>
            </w:r>
          </w:p>
          <w:p w14:paraId="666E88EA" w14:textId="18CCCE88" w:rsidR="000E33AA" w:rsidRPr="000E33AA" w:rsidRDefault="000E33AA" w:rsidP="000E33AA">
            <w:pPr>
              <w:widowControl/>
              <w:jc w:val="center"/>
              <w:rPr>
                <w:rFonts w:ascii="游ゴシック" w:eastAsia="游ゴシック" w:hAnsi="游ゴシック" w:cs="ＭＳ Ｐゴシック"/>
                <w:color w:val="000000"/>
                <w:kern w:val="0"/>
                <w:szCs w:val="21"/>
              </w:rPr>
            </w:pPr>
            <w:r w:rsidRPr="000E33AA">
              <w:rPr>
                <w:rFonts w:ascii="游ゴシック" w:eastAsia="游ゴシック" w:hAnsi="游ゴシック" w:cs="ＭＳ Ｐゴシック" w:hint="eastAsia"/>
                <w:color w:val="000000"/>
                <w:kern w:val="0"/>
                <w:szCs w:val="21"/>
              </w:rPr>
              <w:t>[</w:t>
            </w:r>
            <w:proofErr w:type="spellStart"/>
            <w:r>
              <w:rPr>
                <w:rFonts w:ascii="游ゴシック" w:eastAsia="游ゴシック" w:hAnsi="游ゴシック" w:cs="ＭＳ Ｐゴシック"/>
                <w:color w:val="000000"/>
                <w:kern w:val="0"/>
                <w:szCs w:val="21"/>
              </w:rPr>
              <w:t>M</w:t>
            </w:r>
            <w:r w:rsidRPr="000E33AA">
              <w:rPr>
                <w:rFonts w:ascii="游ゴシック" w:eastAsia="游ゴシック" w:hAnsi="游ゴシック" w:cs="ＭＳ Ｐゴシック"/>
                <w:color w:val="000000"/>
                <w:kern w:val="0"/>
                <w:szCs w:val="21"/>
              </w:rPr>
              <w:t>kwh</w:t>
            </w:r>
            <w:proofErr w:type="spellEnd"/>
            <w:r w:rsidRPr="000E33AA">
              <w:rPr>
                <w:rFonts w:ascii="游ゴシック" w:eastAsia="游ゴシック" w:hAnsi="游ゴシック" w:cs="ＭＳ Ｐゴシック"/>
                <w:color w:val="000000"/>
                <w:kern w:val="0"/>
                <w:szCs w:val="21"/>
              </w:rPr>
              <w:t>]</w:t>
            </w:r>
          </w:p>
        </w:tc>
        <w:tc>
          <w:tcPr>
            <w:tcW w:w="1389" w:type="dxa"/>
            <w:shd w:val="clear" w:color="auto" w:fill="auto"/>
            <w:noWrap/>
            <w:vAlign w:val="center"/>
            <w:hideMark/>
          </w:tcPr>
          <w:p w14:paraId="15020548" w14:textId="77777777" w:rsidR="000E33AA" w:rsidRDefault="000E33AA" w:rsidP="000E33AA">
            <w:pPr>
              <w:widowControl/>
              <w:jc w:val="center"/>
              <w:rPr>
                <w:rFonts w:ascii="游ゴシック" w:eastAsia="游ゴシック" w:hAnsi="游ゴシック" w:cs="ＭＳ Ｐゴシック"/>
                <w:color w:val="000000"/>
                <w:kern w:val="0"/>
                <w:szCs w:val="21"/>
              </w:rPr>
            </w:pPr>
            <w:r>
              <w:rPr>
                <w:rFonts w:ascii="游ゴシック" w:eastAsia="游ゴシック" w:hAnsi="游ゴシック" w:cs="ＭＳ Ｐゴシック" w:hint="eastAsia"/>
                <w:color w:val="000000"/>
                <w:kern w:val="0"/>
                <w:szCs w:val="21"/>
              </w:rPr>
              <w:t>入札量</w:t>
            </w:r>
          </w:p>
          <w:p w14:paraId="39875E16" w14:textId="041BF9F2" w:rsidR="000E33AA" w:rsidRPr="000E33AA" w:rsidRDefault="000E33AA" w:rsidP="000E33AA">
            <w:pPr>
              <w:widowControl/>
              <w:jc w:val="center"/>
              <w:rPr>
                <w:rFonts w:ascii="游ゴシック" w:eastAsia="游ゴシック" w:hAnsi="游ゴシック" w:cs="ＭＳ Ｐゴシック"/>
                <w:color w:val="000000"/>
                <w:kern w:val="0"/>
                <w:szCs w:val="21"/>
              </w:rPr>
            </w:pPr>
            <w:r>
              <w:rPr>
                <w:rFonts w:ascii="游ゴシック" w:eastAsia="游ゴシック" w:hAnsi="游ゴシック" w:cs="ＭＳ Ｐゴシック" w:hint="eastAsia"/>
                <w:color w:val="000000"/>
                <w:kern w:val="0"/>
                <w:szCs w:val="21"/>
              </w:rPr>
              <w:t>[</w:t>
            </w:r>
            <w:proofErr w:type="spellStart"/>
            <w:r>
              <w:rPr>
                <w:rFonts w:ascii="游ゴシック" w:eastAsia="游ゴシック" w:hAnsi="游ゴシック" w:cs="ＭＳ Ｐゴシック"/>
                <w:color w:val="000000"/>
                <w:kern w:val="0"/>
                <w:szCs w:val="21"/>
              </w:rPr>
              <w:t>Mkwh</w:t>
            </w:r>
            <w:proofErr w:type="spellEnd"/>
            <w:r>
              <w:rPr>
                <w:rFonts w:ascii="游ゴシック" w:eastAsia="游ゴシック" w:hAnsi="游ゴシック" w:cs="ＭＳ Ｐゴシック"/>
                <w:color w:val="000000"/>
                <w:kern w:val="0"/>
                <w:szCs w:val="21"/>
              </w:rPr>
              <w:t>]</w:t>
            </w:r>
          </w:p>
        </w:tc>
        <w:tc>
          <w:tcPr>
            <w:tcW w:w="1364" w:type="dxa"/>
            <w:vMerge/>
            <w:shd w:val="clear" w:color="auto" w:fill="auto"/>
            <w:noWrap/>
            <w:vAlign w:val="center"/>
            <w:hideMark/>
          </w:tcPr>
          <w:p w14:paraId="19314D1C" w14:textId="79DBB378" w:rsidR="000E33AA" w:rsidRPr="000E33AA" w:rsidRDefault="000E33AA" w:rsidP="000E33AA">
            <w:pPr>
              <w:widowControl/>
              <w:jc w:val="center"/>
              <w:rPr>
                <w:rFonts w:ascii="游ゴシック" w:eastAsia="游ゴシック" w:hAnsi="游ゴシック" w:cs="ＭＳ Ｐゴシック"/>
                <w:color w:val="000000"/>
                <w:kern w:val="0"/>
                <w:szCs w:val="21"/>
              </w:rPr>
            </w:pPr>
          </w:p>
        </w:tc>
        <w:tc>
          <w:tcPr>
            <w:tcW w:w="1560" w:type="dxa"/>
            <w:shd w:val="clear" w:color="auto" w:fill="auto"/>
            <w:noWrap/>
            <w:vAlign w:val="center"/>
            <w:hideMark/>
          </w:tcPr>
          <w:p w14:paraId="6155ED9C" w14:textId="77777777" w:rsidR="000E33AA" w:rsidRDefault="000E33AA" w:rsidP="000E33AA">
            <w:pPr>
              <w:jc w:val="center"/>
              <w:rPr>
                <w:rFonts w:ascii="Times New Roman" w:eastAsia="ＭＳ 明朝" w:hAnsi="Times New Roman"/>
              </w:rPr>
            </w:pPr>
            <w:r>
              <w:rPr>
                <w:rFonts w:ascii="Times New Roman" w:eastAsia="ＭＳ 明朝" w:hAnsi="Times New Roman" w:hint="eastAsia"/>
              </w:rPr>
              <w:t>入札量</w:t>
            </w:r>
          </w:p>
          <w:p w14:paraId="1367D9DB" w14:textId="388956CF" w:rsidR="000E33AA" w:rsidRPr="000E33AA" w:rsidRDefault="000E33AA" w:rsidP="000E33AA">
            <w:pPr>
              <w:widowControl/>
              <w:jc w:val="center"/>
              <w:rPr>
                <w:rFonts w:ascii="游ゴシック" w:eastAsia="游ゴシック" w:hAnsi="游ゴシック" w:cs="ＭＳ Ｐゴシック"/>
                <w:color w:val="000000"/>
                <w:kern w:val="0"/>
                <w:szCs w:val="21"/>
              </w:rPr>
            </w:pPr>
            <w:r w:rsidRPr="00B25F19">
              <w:rPr>
                <w:rFonts w:ascii="Times New Roman" w:eastAsia="ＭＳ 明朝" w:hAnsi="Times New Roman"/>
              </w:rPr>
              <w:t>[</w:t>
            </w:r>
            <w:proofErr w:type="spellStart"/>
            <w:r>
              <w:rPr>
                <w:rFonts w:ascii="Times New Roman" w:eastAsia="ＭＳ 明朝" w:hAnsi="Times New Roman"/>
              </w:rPr>
              <w:t>M</w:t>
            </w:r>
            <w:r w:rsidRPr="00B25F19">
              <w:rPr>
                <w:rFonts w:ascii="Times New Roman" w:eastAsia="ＭＳ 明朝" w:hAnsi="Times New Roman" w:cs="Times New Roman"/>
              </w:rPr>
              <w:t>kwh</w:t>
            </w:r>
            <w:proofErr w:type="spellEnd"/>
            <w:r w:rsidRPr="00B25F19">
              <w:rPr>
                <w:rFonts w:ascii="Times New Roman" w:eastAsia="ＭＳ 明朝" w:hAnsi="Times New Roman"/>
              </w:rPr>
              <w:t>]</w:t>
            </w:r>
          </w:p>
        </w:tc>
        <w:tc>
          <w:tcPr>
            <w:tcW w:w="1504" w:type="dxa"/>
            <w:shd w:val="clear" w:color="auto" w:fill="auto"/>
            <w:noWrap/>
            <w:vAlign w:val="center"/>
            <w:hideMark/>
          </w:tcPr>
          <w:p w14:paraId="056FF92B" w14:textId="77777777" w:rsidR="000E33AA" w:rsidRDefault="000E33AA" w:rsidP="000E33AA">
            <w:pPr>
              <w:jc w:val="center"/>
              <w:rPr>
                <w:rFonts w:ascii="Times New Roman" w:eastAsia="ＭＳ 明朝" w:hAnsi="Times New Roman"/>
              </w:rPr>
            </w:pPr>
            <w:r>
              <w:rPr>
                <w:rFonts w:ascii="Times New Roman" w:eastAsia="ＭＳ 明朝" w:hAnsi="Times New Roman" w:hint="eastAsia"/>
              </w:rPr>
              <w:t>合計入札量</w:t>
            </w:r>
          </w:p>
          <w:p w14:paraId="121D6042" w14:textId="33B6A6D6" w:rsidR="000E33AA" w:rsidRPr="000E33AA" w:rsidRDefault="000E33AA" w:rsidP="000E33AA">
            <w:pPr>
              <w:widowControl/>
              <w:jc w:val="center"/>
              <w:rPr>
                <w:rFonts w:ascii="游ゴシック" w:eastAsia="游ゴシック" w:hAnsi="游ゴシック" w:cs="ＭＳ Ｐゴシック"/>
                <w:color w:val="000000"/>
                <w:kern w:val="0"/>
                <w:szCs w:val="21"/>
              </w:rPr>
            </w:pPr>
            <w:r w:rsidRPr="00B25F19">
              <w:rPr>
                <w:rFonts w:ascii="Times New Roman" w:eastAsia="ＭＳ 明朝" w:hAnsi="Times New Roman"/>
              </w:rPr>
              <w:t>[</w:t>
            </w:r>
            <w:proofErr w:type="spellStart"/>
            <w:r>
              <w:rPr>
                <w:rFonts w:ascii="Times New Roman" w:eastAsia="ＭＳ 明朝" w:hAnsi="Times New Roman"/>
              </w:rPr>
              <w:t>M</w:t>
            </w:r>
            <w:r w:rsidRPr="00B25F19">
              <w:rPr>
                <w:rFonts w:ascii="Times New Roman" w:eastAsia="ＭＳ 明朝" w:hAnsi="Times New Roman" w:cs="Times New Roman"/>
              </w:rPr>
              <w:t>kwh</w:t>
            </w:r>
            <w:proofErr w:type="spellEnd"/>
            <w:r w:rsidRPr="00B25F19">
              <w:rPr>
                <w:rFonts w:ascii="Times New Roman" w:eastAsia="ＭＳ 明朝" w:hAnsi="Times New Roman"/>
              </w:rPr>
              <w:t>]</w:t>
            </w:r>
          </w:p>
        </w:tc>
        <w:tc>
          <w:tcPr>
            <w:tcW w:w="1772" w:type="dxa"/>
            <w:shd w:val="clear" w:color="auto" w:fill="auto"/>
            <w:noWrap/>
            <w:vAlign w:val="center"/>
            <w:hideMark/>
          </w:tcPr>
          <w:p w14:paraId="02341455" w14:textId="77777777" w:rsidR="000E33AA" w:rsidRDefault="000E33AA" w:rsidP="000E33AA">
            <w:pPr>
              <w:jc w:val="center"/>
              <w:rPr>
                <w:rFonts w:ascii="Times New Roman" w:eastAsia="ＭＳ 明朝" w:hAnsi="Times New Roman"/>
              </w:rPr>
            </w:pPr>
            <w:r>
              <w:rPr>
                <w:rFonts w:ascii="Times New Roman" w:eastAsia="ＭＳ 明朝" w:hAnsi="Times New Roman" w:hint="eastAsia"/>
              </w:rPr>
              <w:t>取引実績量</w:t>
            </w:r>
          </w:p>
          <w:p w14:paraId="0C027236" w14:textId="22FCB21C" w:rsidR="000E33AA" w:rsidRPr="000E33AA" w:rsidRDefault="000E33AA" w:rsidP="000E33AA">
            <w:pPr>
              <w:widowControl/>
              <w:jc w:val="center"/>
              <w:rPr>
                <w:rFonts w:ascii="游ゴシック" w:eastAsia="游ゴシック" w:hAnsi="游ゴシック" w:cs="ＭＳ Ｐゴシック"/>
                <w:color w:val="000000"/>
                <w:kern w:val="0"/>
                <w:szCs w:val="21"/>
              </w:rPr>
            </w:pPr>
            <w:r w:rsidRPr="00B25F19">
              <w:rPr>
                <w:rFonts w:ascii="Times New Roman" w:eastAsia="ＭＳ 明朝" w:hAnsi="Times New Roman"/>
              </w:rPr>
              <w:t>[</w:t>
            </w:r>
            <w:proofErr w:type="spellStart"/>
            <w:r>
              <w:rPr>
                <w:rFonts w:ascii="Times New Roman" w:eastAsia="ＭＳ 明朝" w:hAnsi="Times New Roman"/>
              </w:rPr>
              <w:t>M</w:t>
            </w:r>
            <w:r w:rsidRPr="00B25F19">
              <w:rPr>
                <w:rFonts w:ascii="Times New Roman" w:eastAsia="ＭＳ 明朝" w:hAnsi="Times New Roman" w:cs="Times New Roman"/>
              </w:rPr>
              <w:t>kwh</w:t>
            </w:r>
            <w:proofErr w:type="spellEnd"/>
          </w:p>
        </w:tc>
      </w:tr>
      <w:tr w:rsidR="000E33AA" w:rsidRPr="000E33AA" w14:paraId="7D9B3EBB" w14:textId="77777777" w:rsidTr="000E33AA">
        <w:trPr>
          <w:trHeight w:hRule="exact" w:val="400"/>
        </w:trPr>
        <w:tc>
          <w:tcPr>
            <w:tcW w:w="1300" w:type="dxa"/>
            <w:shd w:val="clear" w:color="auto" w:fill="auto"/>
            <w:noWrap/>
            <w:vAlign w:val="center"/>
            <w:hideMark/>
          </w:tcPr>
          <w:p w14:paraId="5240069B" w14:textId="77777777" w:rsidR="000E33AA" w:rsidRPr="000E33AA" w:rsidRDefault="000E33AA" w:rsidP="000E33AA">
            <w:pPr>
              <w:widowControl/>
              <w:jc w:val="center"/>
              <w:rPr>
                <w:rFonts w:ascii="游ゴシック" w:eastAsia="游ゴシック" w:hAnsi="游ゴシック" w:cs="ＭＳ Ｐゴシック"/>
                <w:color w:val="000000"/>
                <w:kern w:val="0"/>
                <w:szCs w:val="21"/>
              </w:rPr>
            </w:pPr>
          </w:p>
        </w:tc>
        <w:tc>
          <w:tcPr>
            <w:tcW w:w="1389" w:type="dxa"/>
            <w:shd w:val="clear" w:color="auto" w:fill="auto"/>
            <w:noWrap/>
            <w:vAlign w:val="center"/>
            <w:hideMark/>
          </w:tcPr>
          <w:p w14:paraId="7D4A42AB" w14:textId="77777777" w:rsidR="000E33AA" w:rsidRPr="000E33AA" w:rsidRDefault="000E33AA" w:rsidP="000E33AA">
            <w:pPr>
              <w:widowControl/>
              <w:jc w:val="center"/>
              <w:rPr>
                <w:rFonts w:ascii="Times New Roman" w:eastAsia="Times New Roman" w:hAnsi="Times New Roman" w:cs="Times New Roman"/>
                <w:kern w:val="0"/>
                <w:szCs w:val="21"/>
              </w:rPr>
            </w:pPr>
          </w:p>
        </w:tc>
        <w:tc>
          <w:tcPr>
            <w:tcW w:w="1364" w:type="dxa"/>
            <w:shd w:val="clear" w:color="auto" w:fill="auto"/>
            <w:noWrap/>
            <w:vAlign w:val="center"/>
            <w:hideMark/>
          </w:tcPr>
          <w:p w14:paraId="24EC9C93" w14:textId="77777777" w:rsidR="000E33AA" w:rsidRPr="000E33AA" w:rsidRDefault="000E33AA" w:rsidP="000E33AA">
            <w:pPr>
              <w:widowControl/>
              <w:jc w:val="center"/>
              <w:rPr>
                <w:rFonts w:ascii="游ゴシック" w:eastAsia="游ゴシック" w:hAnsi="游ゴシック" w:cs="ＭＳ Ｐゴシック"/>
                <w:color w:val="000000"/>
                <w:kern w:val="0"/>
                <w:szCs w:val="21"/>
              </w:rPr>
            </w:pPr>
            <w:r w:rsidRPr="000E33AA">
              <w:rPr>
                <w:rFonts w:ascii="游ゴシック" w:eastAsia="游ゴシック" w:hAnsi="游ゴシック" w:cs="ＭＳ Ｐゴシック" w:hint="eastAsia"/>
                <w:color w:val="000000"/>
                <w:kern w:val="0"/>
                <w:szCs w:val="21"/>
              </w:rPr>
              <w:t>28</w:t>
            </w:r>
          </w:p>
        </w:tc>
        <w:tc>
          <w:tcPr>
            <w:tcW w:w="1560" w:type="dxa"/>
            <w:shd w:val="clear" w:color="auto" w:fill="auto"/>
            <w:noWrap/>
            <w:vAlign w:val="center"/>
            <w:hideMark/>
          </w:tcPr>
          <w:p w14:paraId="243F7005" w14:textId="04048FB6" w:rsidR="000E33AA" w:rsidRPr="000E33AA" w:rsidRDefault="000E33AA" w:rsidP="000E33AA">
            <w:pPr>
              <w:widowControl/>
              <w:jc w:val="center"/>
              <w:rPr>
                <w:rFonts w:ascii="游ゴシック" w:eastAsia="游ゴシック" w:hAnsi="游ゴシック" w:cs="ＭＳ Ｐゴシック"/>
                <w:color w:val="000000"/>
                <w:kern w:val="0"/>
                <w:szCs w:val="21"/>
              </w:rPr>
            </w:pPr>
            <w:r w:rsidRPr="000E33AA">
              <w:rPr>
                <w:rFonts w:ascii="游ゴシック" w:eastAsia="游ゴシック" w:hAnsi="游ゴシック" w:cs="ＭＳ Ｐゴシック" w:hint="eastAsia"/>
                <w:color w:val="000000"/>
                <w:kern w:val="0"/>
                <w:szCs w:val="21"/>
              </w:rPr>
              <w:t>27</w:t>
            </w:r>
            <w:r>
              <w:rPr>
                <w:rFonts w:ascii="游ゴシック" w:eastAsia="游ゴシック" w:hAnsi="游ゴシック" w:cs="ＭＳ Ｐゴシック"/>
                <w:color w:val="000000"/>
                <w:kern w:val="0"/>
                <w:szCs w:val="21"/>
              </w:rPr>
              <w:t>.</w:t>
            </w:r>
            <w:r w:rsidRPr="000E33AA">
              <w:rPr>
                <w:rFonts w:ascii="游ゴシック" w:eastAsia="游ゴシック" w:hAnsi="游ゴシック" w:cs="ＭＳ Ｐゴシック" w:hint="eastAsia"/>
                <w:color w:val="000000"/>
                <w:kern w:val="0"/>
                <w:szCs w:val="21"/>
              </w:rPr>
              <w:t>68</w:t>
            </w:r>
          </w:p>
        </w:tc>
        <w:tc>
          <w:tcPr>
            <w:tcW w:w="1504" w:type="dxa"/>
            <w:shd w:val="clear" w:color="auto" w:fill="auto"/>
            <w:noWrap/>
            <w:vAlign w:val="center"/>
            <w:hideMark/>
          </w:tcPr>
          <w:p w14:paraId="30B947A2" w14:textId="5E5F2B14" w:rsidR="000E33AA" w:rsidRPr="000E33AA" w:rsidRDefault="000E33AA" w:rsidP="000E33AA">
            <w:pPr>
              <w:widowControl/>
              <w:jc w:val="center"/>
              <w:rPr>
                <w:rFonts w:ascii="游ゴシック" w:eastAsia="游ゴシック" w:hAnsi="游ゴシック" w:cs="ＭＳ Ｐゴシック"/>
                <w:color w:val="000000"/>
                <w:kern w:val="0"/>
                <w:szCs w:val="21"/>
              </w:rPr>
            </w:pPr>
            <w:r w:rsidRPr="000E33AA">
              <w:rPr>
                <w:rFonts w:ascii="游ゴシック" w:eastAsia="游ゴシック" w:hAnsi="游ゴシック" w:cs="ＭＳ Ｐゴシック" w:hint="eastAsia"/>
                <w:color w:val="000000"/>
                <w:kern w:val="0"/>
                <w:szCs w:val="21"/>
              </w:rPr>
              <w:t>27</w:t>
            </w:r>
            <w:r>
              <w:rPr>
                <w:rFonts w:ascii="游ゴシック" w:eastAsia="游ゴシック" w:hAnsi="游ゴシック" w:cs="ＭＳ Ｐゴシック"/>
                <w:color w:val="000000"/>
                <w:kern w:val="0"/>
                <w:szCs w:val="21"/>
              </w:rPr>
              <w:t>.</w:t>
            </w:r>
            <w:r w:rsidRPr="000E33AA">
              <w:rPr>
                <w:rFonts w:ascii="游ゴシック" w:eastAsia="游ゴシック" w:hAnsi="游ゴシック" w:cs="ＭＳ Ｐゴシック" w:hint="eastAsia"/>
                <w:color w:val="000000"/>
                <w:kern w:val="0"/>
                <w:szCs w:val="21"/>
              </w:rPr>
              <w:t>68</w:t>
            </w:r>
          </w:p>
        </w:tc>
        <w:tc>
          <w:tcPr>
            <w:tcW w:w="1772" w:type="dxa"/>
            <w:shd w:val="clear" w:color="auto" w:fill="auto"/>
            <w:noWrap/>
            <w:vAlign w:val="center"/>
            <w:hideMark/>
          </w:tcPr>
          <w:p w14:paraId="4EFDE732" w14:textId="4C2B0358" w:rsidR="000E33AA" w:rsidRPr="000E33AA" w:rsidRDefault="000E33AA" w:rsidP="000E33AA">
            <w:pPr>
              <w:widowControl/>
              <w:jc w:val="center"/>
              <w:rPr>
                <w:rFonts w:ascii="游ゴシック" w:eastAsia="游ゴシック" w:hAnsi="游ゴシック" w:cs="ＭＳ Ｐゴシック"/>
                <w:color w:val="000000"/>
                <w:kern w:val="0"/>
                <w:szCs w:val="21"/>
              </w:rPr>
            </w:pPr>
            <w:r w:rsidRPr="000E33AA">
              <w:rPr>
                <w:rFonts w:ascii="游ゴシック" w:eastAsia="游ゴシック" w:hAnsi="游ゴシック" w:cs="ＭＳ Ｐゴシック" w:hint="eastAsia"/>
                <w:color w:val="000000"/>
                <w:kern w:val="0"/>
                <w:szCs w:val="21"/>
              </w:rPr>
              <w:t>30</w:t>
            </w:r>
            <w:r>
              <w:rPr>
                <w:rFonts w:ascii="游ゴシック" w:eastAsia="游ゴシック" w:hAnsi="游ゴシック" w:cs="ＭＳ Ｐゴシック"/>
                <w:color w:val="000000"/>
                <w:kern w:val="0"/>
                <w:szCs w:val="21"/>
              </w:rPr>
              <w:t>.</w:t>
            </w:r>
            <w:r w:rsidRPr="000E33AA">
              <w:rPr>
                <w:rFonts w:ascii="游ゴシック" w:eastAsia="游ゴシック" w:hAnsi="游ゴシック" w:cs="ＭＳ Ｐゴシック" w:hint="eastAsia"/>
                <w:color w:val="000000"/>
                <w:kern w:val="0"/>
                <w:szCs w:val="21"/>
              </w:rPr>
              <w:t>6</w:t>
            </w:r>
            <w:r>
              <w:rPr>
                <w:rFonts w:ascii="游ゴシック" w:eastAsia="游ゴシック" w:hAnsi="游ゴシック" w:cs="ＭＳ Ｐゴシック"/>
                <w:color w:val="000000"/>
                <w:kern w:val="0"/>
                <w:szCs w:val="21"/>
              </w:rPr>
              <w:t>1</w:t>
            </w:r>
          </w:p>
        </w:tc>
      </w:tr>
      <w:tr w:rsidR="000E33AA" w:rsidRPr="000E33AA" w14:paraId="4CC2BDC7" w14:textId="77777777" w:rsidTr="000E33AA">
        <w:trPr>
          <w:trHeight w:val="375"/>
        </w:trPr>
        <w:tc>
          <w:tcPr>
            <w:tcW w:w="1300" w:type="dxa"/>
            <w:shd w:val="clear" w:color="auto" w:fill="auto"/>
            <w:noWrap/>
            <w:vAlign w:val="center"/>
            <w:hideMark/>
          </w:tcPr>
          <w:p w14:paraId="47C27668" w14:textId="77777777" w:rsidR="000E33AA" w:rsidRPr="000E33AA" w:rsidRDefault="000E33AA" w:rsidP="000E33AA">
            <w:pPr>
              <w:widowControl/>
              <w:jc w:val="center"/>
              <w:rPr>
                <w:rFonts w:ascii="游ゴシック" w:eastAsia="游ゴシック" w:hAnsi="游ゴシック" w:cs="ＭＳ Ｐゴシック"/>
                <w:color w:val="000000"/>
                <w:kern w:val="0"/>
                <w:szCs w:val="21"/>
              </w:rPr>
            </w:pPr>
          </w:p>
        </w:tc>
        <w:tc>
          <w:tcPr>
            <w:tcW w:w="1389" w:type="dxa"/>
            <w:shd w:val="clear" w:color="auto" w:fill="auto"/>
            <w:noWrap/>
            <w:vAlign w:val="center"/>
            <w:hideMark/>
          </w:tcPr>
          <w:p w14:paraId="0A4551F8" w14:textId="77777777" w:rsidR="000E33AA" w:rsidRPr="000E33AA" w:rsidRDefault="000E33AA" w:rsidP="000E33AA">
            <w:pPr>
              <w:widowControl/>
              <w:jc w:val="center"/>
              <w:rPr>
                <w:rFonts w:ascii="Times New Roman" w:eastAsia="Times New Roman" w:hAnsi="Times New Roman" w:cs="Times New Roman"/>
                <w:kern w:val="0"/>
                <w:szCs w:val="21"/>
              </w:rPr>
            </w:pPr>
          </w:p>
        </w:tc>
        <w:tc>
          <w:tcPr>
            <w:tcW w:w="1364" w:type="dxa"/>
            <w:shd w:val="clear" w:color="auto" w:fill="auto"/>
            <w:noWrap/>
            <w:vAlign w:val="center"/>
            <w:hideMark/>
          </w:tcPr>
          <w:p w14:paraId="206656EF" w14:textId="77777777" w:rsidR="000E33AA" w:rsidRPr="000E33AA" w:rsidRDefault="000E33AA" w:rsidP="000E33AA">
            <w:pPr>
              <w:widowControl/>
              <w:jc w:val="center"/>
              <w:rPr>
                <w:rFonts w:ascii="游ゴシック" w:eastAsia="游ゴシック" w:hAnsi="游ゴシック" w:cs="ＭＳ Ｐゴシック"/>
                <w:color w:val="000000"/>
                <w:kern w:val="0"/>
                <w:szCs w:val="21"/>
              </w:rPr>
            </w:pPr>
            <w:r w:rsidRPr="000E33AA">
              <w:rPr>
                <w:rFonts w:ascii="游ゴシック" w:eastAsia="游ゴシック" w:hAnsi="游ゴシック" w:cs="ＭＳ Ｐゴシック" w:hint="eastAsia"/>
                <w:color w:val="000000"/>
                <w:kern w:val="0"/>
                <w:szCs w:val="21"/>
              </w:rPr>
              <w:t>28</w:t>
            </w:r>
          </w:p>
        </w:tc>
        <w:tc>
          <w:tcPr>
            <w:tcW w:w="1560" w:type="dxa"/>
            <w:shd w:val="clear" w:color="auto" w:fill="auto"/>
            <w:noWrap/>
            <w:vAlign w:val="center"/>
            <w:hideMark/>
          </w:tcPr>
          <w:p w14:paraId="1121DF60" w14:textId="24227006" w:rsidR="000E33AA" w:rsidRPr="000E33AA" w:rsidRDefault="000E33AA" w:rsidP="000E33AA">
            <w:pPr>
              <w:widowControl/>
              <w:jc w:val="center"/>
              <w:rPr>
                <w:rFonts w:ascii="游ゴシック" w:eastAsia="游ゴシック" w:hAnsi="游ゴシック" w:cs="ＭＳ Ｐゴシック"/>
                <w:color w:val="000000"/>
                <w:kern w:val="0"/>
                <w:szCs w:val="21"/>
              </w:rPr>
            </w:pPr>
            <w:r w:rsidRPr="000E33AA">
              <w:rPr>
                <w:rFonts w:ascii="游ゴシック" w:eastAsia="游ゴシック" w:hAnsi="游ゴシック" w:cs="ＭＳ Ｐゴシック" w:hint="eastAsia"/>
                <w:color w:val="000000"/>
                <w:kern w:val="0"/>
                <w:szCs w:val="21"/>
              </w:rPr>
              <w:t>27</w:t>
            </w:r>
            <w:r>
              <w:rPr>
                <w:rFonts w:ascii="游ゴシック" w:eastAsia="游ゴシック" w:hAnsi="游ゴシック" w:cs="ＭＳ Ｐゴシック"/>
                <w:color w:val="000000"/>
                <w:kern w:val="0"/>
                <w:szCs w:val="21"/>
              </w:rPr>
              <w:t>.</w:t>
            </w:r>
            <w:r w:rsidRPr="000E33AA">
              <w:rPr>
                <w:rFonts w:ascii="游ゴシック" w:eastAsia="游ゴシック" w:hAnsi="游ゴシック" w:cs="ＭＳ Ｐゴシック" w:hint="eastAsia"/>
                <w:color w:val="000000"/>
                <w:kern w:val="0"/>
                <w:szCs w:val="21"/>
              </w:rPr>
              <w:t>66</w:t>
            </w:r>
          </w:p>
        </w:tc>
        <w:tc>
          <w:tcPr>
            <w:tcW w:w="1504" w:type="dxa"/>
            <w:shd w:val="clear" w:color="auto" w:fill="auto"/>
            <w:noWrap/>
            <w:vAlign w:val="center"/>
            <w:hideMark/>
          </w:tcPr>
          <w:p w14:paraId="5B832377" w14:textId="0A1351AF" w:rsidR="000E33AA" w:rsidRPr="000E33AA" w:rsidRDefault="000E33AA" w:rsidP="000E33AA">
            <w:pPr>
              <w:widowControl/>
              <w:jc w:val="center"/>
              <w:rPr>
                <w:rFonts w:ascii="游ゴシック" w:eastAsia="游ゴシック" w:hAnsi="游ゴシック" w:cs="ＭＳ Ｐゴシック"/>
                <w:color w:val="000000"/>
                <w:kern w:val="0"/>
                <w:szCs w:val="21"/>
              </w:rPr>
            </w:pPr>
            <w:r w:rsidRPr="000E33AA">
              <w:rPr>
                <w:rFonts w:ascii="游ゴシック" w:eastAsia="游ゴシック" w:hAnsi="游ゴシック" w:cs="ＭＳ Ｐゴシック" w:hint="eastAsia"/>
                <w:color w:val="000000"/>
                <w:kern w:val="0"/>
                <w:szCs w:val="21"/>
              </w:rPr>
              <w:t>55</w:t>
            </w:r>
            <w:r>
              <w:rPr>
                <w:rFonts w:ascii="游ゴシック" w:eastAsia="游ゴシック" w:hAnsi="游ゴシック" w:cs="ＭＳ Ｐゴシック"/>
                <w:color w:val="000000"/>
                <w:kern w:val="0"/>
                <w:szCs w:val="21"/>
              </w:rPr>
              <w:t>.</w:t>
            </w:r>
            <w:r w:rsidRPr="000E33AA">
              <w:rPr>
                <w:rFonts w:ascii="游ゴシック" w:eastAsia="游ゴシック" w:hAnsi="游ゴシック" w:cs="ＭＳ Ｐゴシック" w:hint="eastAsia"/>
                <w:color w:val="000000"/>
                <w:kern w:val="0"/>
                <w:szCs w:val="21"/>
              </w:rPr>
              <w:t>3</w:t>
            </w:r>
            <w:r>
              <w:rPr>
                <w:rFonts w:ascii="游ゴシック" w:eastAsia="游ゴシック" w:hAnsi="游ゴシック" w:cs="ＭＳ Ｐゴシック"/>
                <w:color w:val="000000"/>
                <w:kern w:val="0"/>
                <w:szCs w:val="21"/>
              </w:rPr>
              <w:t>5</w:t>
            </w:r>
          </w:p>
        </w:tc>
        <w:tc>
          <w:tcPr>
            <w:tcW w:w="1772" w:type="dxa"/>
            <w:shd w:val="clear" w:color="auto" w:fill="auto"/>
            <w:noWrap/>
            <w:vAlign w:val="center"/>
            <w:hideMark/>
          </w:tcPr>
          <w:p w14:paraId="50F471E8" w14:textId="5F102DD9" w:rsidR="000E33AA" w:rsidRPr="000E33AA" w:rsidRDefault="000E33AA" w:rsidP="000E33AA">
            <w:pPr>
              <w:widowControl/>
              <w:jc w:val="center"/>
              <w:rPr>
                <w:rFonts w:ascii="游ゴシック" w:eastAsia="游ゴシック" w:hAnsi="游ゴシック" w:cs="ＭＳ Ｐゴシック"/>
                <w:color w:val="000000"/>
                <w:kern w:val="0"/>
                <w:szCs w:val="21"/>
              </w:rPr>
            </w:pPr>
            <w:r w:rsidRPr="000E33AA">
              <w:rPr>
                <w:rFonts w:ascii="游ゴシック" w:eastAsia="游ゴシック" w:hAnsi="游ゴシック" w:cs="ＭＳ Ｐゴシック" w:hint="eastAsia"/>
                <w:color w:val="000000"/>
                <w:kern w:val="0"/>
                <w:szCs w:val="21"/>
              </w:rPr>
              <w:t>27</w:t>
            </w:r>
            <w:r>
              <w:rPr>
                <w:rFonts w:ascii="游ゴシック" w:eastAsia="游ゴシック" w:hAnsi="游ゴシック" w:cs="ＭＳ Ｐゴシック"/>
                <w:color w:val="000000"/>
                <w:kern w:val="0"/>
                <w:szCs w:val="21"/>
              </w:rPr>
              <w:t>.</w:t>
            </w:r>
            <w:r w:rsidRPr="000E33AA">
              <w:rPr>
                <w:rFonts w:ascii="游ゴシック" w:eastAsia="游ゴシック" w:hAnsi="游ゴシック" w:cs="ＭＳ Ｐゴシック" w:hint="eastAsia"/>
                <w:color w:val="000000"/>
                <w:kern w:val="0"/>
                <w:szCs w:val="21"/>
              </w:rPr>
              <w:t>9</w:t>
            </w:r>
            <w:r>
              <w:rPr>
                <w:rFonts w:ascii="游ゴシック" w:eastAsia="游ゴシック" w:hAnsi="游ゴシック" w:cs="ＭＳ Ｐゴシック"/>
                <w:color w:val="000000"/>
                <w:kern w:val="0"/>
                <w:szCs w:val="21"/>
              </w:rPr>
              <w:t>9</w:t>
            </w:r>
          </w:p>
        </w:tc>
      </w:tr>
      <w:tr w:rsidR="000E33AA" w:rsidRPr="000E33AA" w14:paraId="4178D9BF" w14:textId="77777777" w:rsidTr="000E33AA">
        <w:trPr>
          <w:trHeight w:val="375"/>
        </w:trPr>
        <w:tc>
          <w:tcPr>
            <w:tcW w:w="1300" w:type="dxa"/>
            <w:shd w:val="clear" w:color="auto" w:fill="auto"/>
            <w:noWrap/>
            <w:vAlign w:val="center"/>
            <w:hideMark/>
          </w:tcPr>
          <w:p w14:paraId="65F755BB" w14:textId="77777777" w:rsidR="000E33AA" w:rsidRPr="000E33AA" w:rsidRDefault="000E33AA" w:rsidP="000E33AA">
            <w:pPr>
              <w:widowControl/>
              <w:jc w:val="center"/>
              <w:rPr>
                <w:rFonts w:ascii="游ゴシック" w:eastAsia="游ゴシック" w:hAnsi="游ゴシック" w:cs="ＭＳ Ｐゴシック"/>
                <w:color w:val="000000"/>
                <w:kern w:val="0"/>
                <w:szCs w:val="21"/>
              </w:rPr>
            </w:pPr>
          </w:p>
        </w:tc>
        <w:tc>
          <w:tcPr>
            <w:tcW w:w="1389" w:type="dxa"/>
            <w:shd w:val="clear" w:color="auto" w:fill="auto"/>
            <w:noWrap/>
            <w:vAlign w:val="center"/>
            <w:hideMark/>
          </w:tcPr>
          <w:p w14:paraId="5CA0C9FD" w14:textId="77777777" w:rsidR="000E33AA" w:rsidRPr="000E33AA" w:rsidRDefault="000E33AA" w:rsidP="000E33AA">
            <w:pPr>
              <w:widowControl/>
              <w:jc w:val="center"/>
              <w:rPr>
                <w:rFonts w:ascii="Times New Roman" w:eastAsia="Times New Roman" w:hAnsi="Times New Roman" w:cs="Times New Roman"/>
                <w:kern w:val="0"/>
                <w:szCs w:val="21"/>
              </w:rPr>
            </w:pPr>
          </w:p>
        </w:tc>
        <w:tc>
          <w:tcPr>
            <w:tcW w:w="1364" w:type="dxa"/>
            <w:shd w:val="clear" w:color="auto" w:fill="auto"/>
            <w:noWrap/>
            <w:vAlign w:val="center"/>
            <w:hideMark/>
          </w:tcPr>
          <w:p w14:paraId="1F71CDB2" w14:textId="77777777" w:rsidR="000E33AA" w:rsidRPr="000E33AA" w:rsidRDefault="000E33AA" w:rsidP="000E33AA">
            <w:pPr>
              <w:widowControl/>
              <w:jc w:val="center"/>
              <w:rPr>
                <w:rFonts w:ascii="游ゴシック" w:eastAsia="游ゴシック" w:hAnsi="游ゴシック" w:cs="ＭＳ Ｐゴシック"/>
                <w:color w:val="000000"/>
                <w:kern w:val="0"/>
                <w:szCs w:val="21"/>
              </w:rPr>
            </w:pPr>
            <w:r w:rsidRPr="000E33AA">
              <w:rPr>
                <w:rFonts w:ascii="游ゴシック" w:eastAsia="游ゴシック" w:hAnsi="游ゴシック" w:cs="ＭＳ Ｐゴシック" w:hint="eastAsia"/>
                <w:color w:val="000000"/>
                <w:kern w:val="0"/>
                <w:szCs w:val="21"/>
              </w:rPr>
              <w:t>27</w:t>
            </w:r>
          </w:p>
        </w:tc>
        <w:tc>
          <w:tcPr>
            <w:tcW w:w="1560" w:type="dxa"/>
            <w:shd w:val="clear" w:color="auto" w:fill="auto"/>
            <w:noWrap/>
            <w:vAlign w:val="center"/>
            <w:hideMark/>
          </w:tcPr>
          <w:p w14:paraId="6BECF6E2" w14:textId="28B88A18" w:rsidR="000E33AA" w:rsidRPr="000E33AA" w:rsidRDefault="000E33AA" w:rsidP="000E33AA">
            <w:pPr>
              <w:widowControl/>
              <w:jc w:val="center"/>
              <w:rPr>
                <w:rFonts w:ascii="游ゴシック" w:eastAsia="游ゴシック" w:hAnsi="游ゴシック" w:cs="ＭＳ Ｐゴシック"/>
                <w:color w:val="000000"/>
                <w:kern w:val="0"/>
                <w:szCs w:val="21"/>
              </w:rPr>
            </w:pPr>
            <w:r w:rsidRPr="000E33AA">
              <w:rPr>
                <w:rFonts w:ascii="游ゴシック" w:eastAsia="游ゴシック" w:hAnsi="游ゴシック" w:cs="ＭＳ Ｐゴシック" w:hint="eastAsia"/>
                <w:color w:val="000000"/>
                <w:kern w:val="0"/>
                <w:szCs w:val="21"/>
              </w:rPr>
              <w:t>26</w:t>
            </w:r>
            <w:r>
              <w:rPr>
                <w:rFonts w:ascii="游ゴシック" w:eastAsia="游ゴシック" w:hAnsi="游ゴシック" w:cs="ＭＳ Ｐゴシック"/>
                <w:color w:val="000000"/>
                <w:kern w:val="0"/>
                <w:szCs w:val="21"/>
              </w:rPr>
              <w:t>.</w:t>
            </w:r>
            <w:r w:rsidRPr="000E33AA">
              <w:rPr>
                <w:rFonts w:ascii="游ゴシック" w:eastAsia="游ゴシック" w:hAnsi="游ゴシック" w:cs="ＭＳ Ｐゴシック" w:hint="eastAsia"/>
                <w:color w:val="000000"/>
                <w:kern w:val="0"/>
                <w:szCs w:val="21"/>
              </w:rPr>
              <w:t>84</w:t>
            </w:r>
          </w:p>
        </w:tc>
        <w:tc>
          <w:tcPr>
            <w:tcW w:w="1504" w:type="dxa"/>
            <w:shd w:val="clear" w:color="auto" w:fill="auto"/>
            <w:noWrap/>
            <w:vAlign w:val="center"/>
            <w:hideMark/>
          </w:tcPr>
          <w:p w14:paraId="7CC83867" w14:textId="2B54F904" w:rsidR="000E33AA" w:rsidRPr="000E33AA" w:rsidRDefault="000E33AA" w:rsidP="000E33AA">
            <w:pPr>
              <w:widowControl/>
              <w:jc w:val="center"/>
              <w:rPr>
                <w:rFonts w:ascii="游ゴシック" w:eastAsia="游ゴシック" w:hAnsi="游ゴシック" w:cs="ＭＳ Ｐゴシック"/>
                <w:color w:val="000000"/>
                <w:kern w:val="0"/>
                <w:szCs w:val="21"/>
              </w:rPr>
            </w:pPr>
            <w:r w:rsidRPr="000E33AA">
              <w:rPr>
                <w:rFonts w:ascii="游ゴシック" w:eastAsia="游ゴシック" w:hAnsi="游ゴシック" w:cs="ＭＳ Ｐゴシック" w:hint="eastAsia"/>
                <w:color w:val="000000"/>
                <w:kern w:val="0"/>
                <w:szCs w:val="21"/>
              </w:rPr>
              <w:t>82</w:t>
            </w:r>
            <w:r>
              <w:rPr>
                <w:rFonts w:ascii="游ゴシック" w:eastAsia="游ゴシック" w:hAnsi="游ゴシック" w:cs="ＭＳ Ｐゴシック"/>
                <w:color w:val="000000"/>
                <w:kern w:val="0"/>
                <w:szCs w:val="21"/>
              </w:rPr>
              <w:t>.</w:t>
            </w:r>
            <w:r w:rsidRPr="000E33AA">
              <w:rPr>
                <w:rFonts w:ascii="游ゴシック" w:eastAsia="游ゴシック" w:hAnsi="游ゴシック" w:cs="ＭＳ Ｐゴシック" w:hint="eastAsia"/>
                <w:color w:val="000000"/>
                <w:kern w:val="0"/>
                <w:szCs w:val="21"/>
              </w:rPr>
              <w:t>1</w:t>
            </w:r>
            <w:r>
              <w:rPr>
                <w:rFonts w:ascii="游ゴシック" w:eastAsia="游ゴシック" w:hAnsi="游ゴシック" w:cs="ＭＳ Ｐゴシック"/>
                <w:color w:val="000000"/>
                <w:kern w:val="0"/>
                <w:szCs w:val="21"/>
              </w:rPr>
              <w:t>9</w:t>
            </w:r>
          </w:p>
        </w:tc>
        <w:tc>
          <w:tcPr>
            <w:tcW w:w="1772" w:type="dxa"/>
            <w:shd w:val="clear" w:color="auto" w:fill="auto"/>
            <w:noWrap/>
            <w:vAlign w:val="center"/>
            <w:hideMark/>
          </w:tcPr>
          <w:p w14:paraId="2828D4CF" w14:textId="057C18BD" w:rsidR="000E33AA" w:rsidRPr="000E33AA" w:rsidRDefault="000E33AA" w:rsidP="000E33AA">
            <w:pPr>
              <w:widowControl/>
              <w:jc w:val="center"/>
              <w:rPr>
                <w:rFonts w:ascii="游ゴシック" w:eastAsia="游ゴシック" w:hAnsi="游ゴシック" w:cs="ＭＳ Ｐゴシック"/>
                <w:color w:val="000000"/>
                <w:kern w:val="0"/>
                <w:szCs w:val="21"/>
              </w:rPr>
            </w:pPr>
            <w:r w:rsidRPr="000E33AA">
              <w:rPr>
                <w:rFonts w:ascii="游ゴシック" w:eastAsia="游ゴシック" w:hAnsi="游ゴシック" w:cs="ＭＳ Ｐゴシック" w:hint="eastAsia"/>
                <w:color w:val="000000"/>
                <w:kern w:val="0"/>
                <w:szCs w:val="21"/>
              </w:rPr>
              <w:t>27</w:t>
            </w:r>
            <w:r>
              <w:rPr>
                <w:rFonts w:ascii="游ゴシック" w:eastAsia="游ゴシック" w:hAnsi="游ゴシック" w:cs="ＭＳ Ｐゴシック"/>
                <w:color w:val="000000"/>
                <w:kern w:val="0"/>
                <w:szCs w:val="21"/>
              </w:rPr>
              <w:t>.</w:t>
            </w:r>
            <w:r w:rsidRPr="000E33AA">
              <w:rPr>
                <w:rFonts w:ascii="游ゴシック" w:eastAsia="游ゴシック" w:hAnsi="游ゴシック" w:cs="ＭＳ Ｐゴシック" w:hint="eastAsia"/>
                <w:color w:val="000000"/>
                <w:kern w:val="0"/>
                <w:szCs w:val="21"/>
              </w:rPr>
              <w:t>32</w:t>
            </w:r>
          </w:p>
        </w:tc>
      </w:tr>
      <w:tr w:rsidR="000E33AA" w:rsidRPr="000E33AA" w14:paraId="4A5320C3" w14:textId="77777777" w:rsidTr="000E33AA">
        <w:trPr>
          <w:trHeight w:val="375"/>
        </w:trPr>
        <w:tc>
          <w:tcPr>
            <w:tcW w:w="1300" w:type="dxa"/>
            <w:shd w:val="clear" w:color="auto" w:fill="auto"/>
            <w:noWrap/>
            <w:vAlign w:val="center"/>
            <w:hideMark/>
          </w:tcPr>
          <w:p w14:paraId="54465857" w14:textId="77777777" w:rsidR="000E33AA" w:rsidRPr="000E33AA" w:rsidRDefault="000E33AA" w:rsidP="000E33AA">
            <w:pPr>
              <w:widowControl/>
              <w:jc w:val="center"/>
              <w:rPr>
                <w:rFonts w:ascii="游ゴシック" w:eastAsia="游ゴシック" w:hAnsi="游ゴシック" w:cs="ＭＳ Ｐゴシック"/>
                <w:color w:val="000000"/>
                <w:kern w:val="0"/>
                <w:szCs w:val="21"/>
              </w:rPr>
            </w:pPr>
          </w:p>
        </w:tc>
        <w:tc>
          <w:tcPr>
            <w:tcW w:w="1389" w:type="dxa"/>
            <w:shd w:val="clear" w:color="auto" w:fill="auto"/>
            <w:noWrap/>
            <w:vAlign w:val="center"/>
            <w:hideMark/>
          </w:tcPr>
          <w:p w14:paraId="29B7E749" w14:textId="77777777" w:rsidR="000E33AA" w:rsidRPr="000E33AA" w:rsidRDefault="000E33AA" w:rsidP="000E33AA">
            <w:pPr>
              <w:widowControl/>
              <w:jc w:val="center"/>
              <w:rPr>
                <w:rFonts w:ascii="Times New Roman" w:eastAsia="Times New Roman" w:hAnsi="Times New Roman" w:cs="Times New Roman"/>
                <w:kern w:val="0"/>
                <w:szCs w:val="21"/>
              </w:rPr>
            </w:pPr>
          </w:p>
        </w:tc>
        <w:tc>
          <w:tcPr>
            <w:tcW w:w="1364" w:type="dxa"/>
            <w:shd w:val="clear" w:color="auto" w:fill="auto"/>
            <w:noWrap/>
            <w:vAlign w:val="center"/>
            <w:hideMark/>
          </w:tcPr>
          <w:p w14:paraId="0F30A1A8" w14:textId="77777777" w:rsidR="000E33AA" w:rsidRPr="000E33AA" w:rsidRDefault="000E33AA" w:rsidP="000E33AA">
            <w:pPr>
              <w:widowControl/>
              <w:jc w:val="center"/>
              <w:rPr>
                <w:rFonts w:ascii="游ゴシック" w:eastAsia="游ゴシック" w:hAnsi="游ゴシック" w:cs="ＭＳ Ｐゴシック"/>
                <w:color w:val="000000"/>
                <w:kern w:val="0"/>
                <w:szCs w:val="21"/>
              </w:rPr>
            </w:pPr>
            <w:r w:rsidRPr="000E33AA">
              <w:rPr>
                <w:rFonts w:ascii="游ゴシック" w:eastAsia="游ゴシック" w:hAnsi="游ゴシック" w:cs="ＭＳ Ｐゴシック" w:hint="eastAsia"/>
                <w:color w:val="000000"/>
                <w:kern w:val="0"/>
                <w:szCs w:val="21"/>
              </w:rPr>
              <w:t>26</w:t>
            </w:r>
          </w:p>
        </w:tc>
        <w:tc>
          <w:tcPr>
            <w:tcW w:w="1560" w:type="dxa"/>
            <w:shd w:val="clear" w:color="auto" w:fill="auto"/>
            <w:noWrap/>
            <w:vAlign w:val="center"/>
            <w:hideMark/>
          </w:tcPr>
          <w:p w14:paraId="57B65E1B" w14:textId="1A3954B4" w:rsidR="000E33AA" w:rsidRPr="000E33AA" w:rsidRDefault="000E33AA" w:rsidP="000E33AA">
            <w:pPr>
              <w:widowControl/>
              <w:jc w:val="center"/>
              <w:rPr>
                <w:rFonts w:ascii="游ゴシック" w:eastAsia="游ゴシック" w:hAnsi="游ゴシック" w:cs="ＭＳ Ｐゴシック"/>
                <w:color w:val="000000"/>
                <w:kern w:val="0"/>
                <w:szCs w:val="21"/>
              </w:rPr>
            </w:pPr>
            <w:r w:rsidRPr="000E33AA">
              <w:rPr>
                <w:rFonts w:ascii="游ゴシック" w:eastAsia="游ゴシック" w:hAnsi="游ゴシック" w:cs="ＭＳ Ｐゴシック" w:hint="eastAsia"/>
                <w:color w:val="000000"/>
                <w:kern w:val="0"/>
                <w:szCs w:val="21"/>
              </w:rPr>
              <w:t>26</w:t>
            </w:r>
            <w:r>
              <w:rPr>
                <w:rFonts w:ascii="游ゴシック" w:eastAsia="游ゴシック" w:hAnsi="游ゴシック" w:cs="ＭＳ Ｐゴシック"/>
                <w:color w:val="000000"/>
                <w:kern w:val="0"/>
                <w:szCs w:val="21"/>
              </w:rPr>
              <w:t>.</w:t>
            </w:r>
            <w:r w:rsidRPr="000E33AA">
              <w:rPr>
                <w:rFonts w:ascii="游ゴシック" w:eastAsia="游ゴシック" w:hAnsi="游ゴシック" w:cs="ＭＳ Ｐゴシック" w:hint="eastAsia"/>
                <w:color w:val="000000"/>
                <w:kern w:val="0"/>
                <w:szCs w:val="21"/>
              </w:rPr>
              <w:t>37</w:t>
            </w:r>
          </w:p>
        </w:tc>
        <w:tc>
          <w:tcPr>
            <w:tcW w:w="1504" w:type="dxa"/>
            <w:shd w:val="clear" w:color="auto" w:fill="auto"/>
            <w:noWrap/>
            <w:vAlign w:val="center"/>
            <w:hideMark/>
          </w:tcPr>
          <w:p w14:paraId="0A4514DE" w14:textId="42017E4A" w:rsidR="000E33AA" w:rsidRPr="000E33AA" w:rsidRDefault="000E33AA" w:rsidP="000E33AA">
            <w:pPr>
              <w:widowControl/>
              <w:jc w:val="center"/>
              <w:rPr>
                <w:rFonts w:ascii="游ゴシック" w:eastAsia="游ゴシック" w:hAnsi="游ゴシック" w:cs="ＭＳ Ｐゴシック"/>
                <w:color w:val="000000"/>
                <w:kern w:val="0"/>
                <w:szCs w:val="21"/>
              </w:rPr>
            </w:pPr>
            <w:r w:rsidRPr="000E33AA">
              <w:rPr>
                <w:rFonts w:ascii="游ゴシック" w:eastAsia="游ゴシック" w:hAnsi="游ゴシック" w:cs="ＭＳ Ｐゴシック" w:hint="eastAsia"/>
                <w:color w:val="000000"/>
                <w:kern w:val="0"/>
                <w:szCs w:val="21"/>
              </w:rPr>
              <w:t>108</w:t>
            </w:r>
            <w:r>
              <w:rPr>
                <w:rFonts w:ascii="游ゴシック" w:eastAsia="游ゴシック" w:hAnsi="游ゴシック" w:cs="ＭＳ Ｐゴシック"/>
                <w:color w:val="000000"/>
                <w:kern w:val="0"/>
                <w:szCs w:val="21"/>
              </w:rPr>
              <w:t>.6</w:t>
            </w:r>
          </w:p>
        </w:tc>
        <w:tc>
          <w:tcPr>
            <w:tcW w:w="1772" w:type="dxa"/>
            <w:shd w:val="clear" w:color="auto" w:fill="auto"/>
            <w:noWrap/>
            <w:vAlign w:val="center"/>
            <w:hideMark/>
          </w:tcPr>
          <w:p w14:paraId="173E4112" w14:textId="2F422A79" w:rsidR="000E33AA" w:rsidRPr="000E33AA" w:rsidRDefault="000E33AA" w:rsidP="000E33AA">
            <w:pPr>
              <w:widowControl/>
              <w:jc w:val="center"/>
              <w:rPr>
                <w:rFonts w:ascii="游ゴシック" w:eastAsia="游ゴシック" w:hAnsi="游ゴシック" w:cs="ＭＳ Ｐゴシック"/>
                <w:color w:val="000000"/>
                <w:kern w:val="0"/>
                <w:szCs w:val="21"/>
              </w:rPr>
            </w:pPr>
            <w:r w:rsidRPr="000E33AA">
              <w:rPr>
                <w:rFonts w:ascii="游ゴシック" w:eastAsia="游ゴシック" w:hAnsi="游ゴシック" w:cs="ＭＳ Ｐゴシック" w:hint="eastAsia"/>
                <w:color w:val="000000"/>
                <w:kern w:val="0"/>
                <w:szCs w:val="21"/>
              </w:rPr>
              <w:t>28</w:t>
            </w:r>
            <w:r>
              <w:rPr>
                <w:rFonts w:ascii="游ゴシック" w:eastAsia="游ゴシック" w:hAnsi="游ゴシック" w:cs="ＭＳ Ｐゴシック"/>
                <w:color w:val="000000"/>
                <w:kern w:val="0"/>
                <w:szCs w:val="21"/>
              </w:rPr>
              <w:t>.</w:t>
            </w:r>
            <w:r w:rsidRPr="000E33AA">
              <w:rPr>
                <w:rFonts w:ascii="游ゴシック" w:eastAsia="游ゴシック" w:hAnsi="游ゴシック" w:cs="ＭＳ Ｐゴシック" w:hint="eastAsia"/>
                <w:color w:val="000000"/>
                <w:kern w:val="0"/>
                <w:szCs w:val="21"/>
              </w:rPr>
              <w:t>5</w:t>
            </w:r>
            <w:r>
              <w:rPr>
                <w:rFonts w:ascii="游ゴシック" w:eastAsia="游ゴシック" w:hAnsi="游ゴシック" w:cs="ＭＳ Ｐゴシック"/>
                <w:color w:val="000000"/>
                <w:kern w:val="0"/>
                <w:szCs w:val="21"/>
              </w:rPr>
              <w:t>8</w:t>
            </w:r>
          </w:p>
        </w:tc>
      </w:tr>
      <w:tr w:rsidR="000E33AA" w:rsidRPr="000E33AA" w14:paraId="07CB55BB" w14:textId="77777777" w:rsidTr="000E33AA">
        <w:trPr>
          <w:trHeight w:val="375"/>
        </w:trPr>
        <w:tc>
          <w:tcPr>
            <w:tcW w:w="1300" w:type="dxa"/>
            <w:shd w:val="clear" w:color="auto" w:fill="auto"/>
            <w:noWrap/>
            <w:vAlign w:val="center"/>
            <w:hideMark/>
          </w:tcPr>
          <w:p w14:paraId="721CAEC8" w14:textId="77777777" w:rsidR="000E33AA" w:rsidRPr="000E33AA" w:rsidRDefault="000E33AA" w:rsidP="000E33AA">
            <w:pPr>
              <w:widowControl/>
              <w:jc w:val="center"/>
              <w:rPr>
                <w:rFonts w:ascii="游ゴシック" w:eastAsia="游ゴシック" w:hAnsi="游ゴシック" w:cs="ＭＳ Ｐゴシック"/>
                <w:color w:val="000000"/>
                <w:kern w:val="0"/>
                <w:szCs w:val="21"/>
              </w:rPr>
            </w:pPr>
          </w:p>
        </w:tc>
        <w:tc>
          <w:tcPr>
            <w:tcW w:w="1389" w:type="dxa"/>
            <w:shd w:val="clear" w:color="auto" w:fill="auto"/>
            <w:noWrap/>
            <w:vAlign w:val="center"/>
            <w:hideMark/>
          </w:tcPr>
          <w:p w14:paraId="516A159B" w14:textId="77777777" w:rsidR="000E33AA" w:rsidRPr="000E33AA" w:rsidRDefault="000E33AA" w:rsidP="000E33AA">
            <w:pPr>
              <w:widowControl/>
              <w:jc w:val="center"/>
              <w:rPr>
                <w:rFonts w:ascii="Times New Roman" w:eastAsia="Times New Roman" w:hAnsi="Times New Roman" w:cs="Times New Roman"/>
                <w:kern w:val="0"/>
                <w:szCs w:val="21"/>
              </w:rPr>
            </w:pPr>
          </w:p>
        </w:tc>
        <w:tc>
          <w:tcPr>
            <w:tcW w:w="1364" w:type="dxa"/>
            <w:shd w:val="clear" w:color="auto" w:fill="auto"/>
            <w:noWrap/>
            <w:vAlign w:val="center"/>
            <w:hideMark/>
          </w:tcPr>
          <w:p w14:paraId="6DCBCB53" w14:textId="77777777" w:rsidR="000E33AA" w:rsidRPr="000E33AA" w:rsidRDefault="000E33AA" w:rsidP="000E33AA">
            <w:pPr>
              <w:widowControl/>
              <w:jc w:val="center"/>
              <w:rPr>
                <w:rFonts w:ascii="游ゴシック" w:eastAsia="游ゴシック" w:hAnsi="游ゴシック" w:cs="ＭＳ Ｐゴシック"/>
                <w:color w:val="000000"/>
                <w:kern w:val="0"/>
                <w:szCs w:val="21"/>
              </w:rPr>
            </w:pPr>
            <w:r w:rsidRPr="000E33AA">
              <w:rPr>
                <w:rFonts w:ascii="游ゴシック" w:eastAsia="游ゴシック" w:hAnsi="游ゴシック" w:cs="ＭＳ Ｐゴシック" w:hint="eastAsia"/>
                <w:color w:val="000000"/>
                <w:kern w:val="0"/>
                <w:szCs w:val="21"/>
              </w:rPr>
              <w:t>26</w:t>
            </w:r>
          </w:p>
        </w:tc>
        <w:tc>
          <w:tcPr>
            <w:tcW w:w="1560" w:type="dxa"/>
            <w:shd w:val="clear" w:color="auto" w:fill="auto"/>
            <w:noWrap/>
            <w:vAlign w:val="center"/>
            <w:hideMark/>
          </w:tcPr>
          <w:p w14:paraId="3E441E32" w14:textId="3E013D6D" w:rsidR="000E33AA" w:rsidRPr="000E33AA" w:rsidRDefault="000E33AA" w:rsidP="000E33AA">
            <w:pPr>
              <w:widowControl/>
              <w:jc w:val="center"/>
              <w:rPr>
                <w:rFonts w:ascii="游ゴシック" w:eastAsia="游ゴシック" w:hAnsi="游ゴシック" w:cs="ＭＳ Ｐゴシック"/>
                <w:color w:val="000000"/>
                <w:kern w:val="0"/>
                <w:szCs w:val="21"/>
              </w:rPr>
            </w:pPr>
            <w:r w:rsidRPr="000E33AA">
              <w:rPr>
                <w:rFonts w:ascii="游ゴシック" w:eastAsia="游ゴシック" w:hAnsi="游ゴシック" w:cs="ＭＳ Ｐゴシック" w:hint="eastAsia"/>
                <w:color w:val="000000"/>
                <w:kern w:val="0"/>
                <w:szCs w:val="21"/>
              </w:rPr>
              <w:t>25</w:t>
            </w:r>
            <w:r>
              <w:rPr>
                <w:rFonts w:ascii="游ゴシック" w:eastAsia="游ゴシック" w:hAnsi="游ゴシック" w:cs="ＭＳ Ｐゴシック"/>
                <w:color w:val="000000"/>
                <w:kern w:val="0"/>
                <w:szCs w:val="21"/>
              </w:rPr>
              <w:t>.</w:t>
            </w:r>
            <w:r w:rsidRPr="000E33AA">
              <w:rPr>
                <w:rFonts w:ascii="游ゴシック" w:eastAsia="游ゴシック" w:hAnsi="游ゴシック" w:cs="ＭＳ Ｐゴシック" w:hint="eastAsia"/>
                <w:color w:val="000000"/>
                <w:kern w:val="0"/>
                <w:szCs w:val="21"/>
              </w:rPr>
              <w:t>84</w:t>
            </w:r>
          </w:p>
        </w:tc>
        <w:tc>
          <w:tcPr>
            <w:tcW w:w="1504" w:type="dxa"/>
            <w:shd w:val="clear" w:color="auto" w:fill="auto"/>
            <w:noWrap/>
            <w:vAlign w:val="center"/>
            <w:hideMark/>
          </w:tcPr>
          <w:p w14:paraId="5647457F" w14:textId="74FAFD34" w:rsidR="000E33AA" w:rsidRPr="000E33AA" w:rsidRDefault="000E33AA" w:rsidP="000E33AA">
            <w:pPr>
              <w:widowControl/>
              <w:jc w:val="center"/>
              <w:rPr>
                <w:rFonts w:ascii="游ゴシック" w:eastAsia="游ゴシック" w:hAnsi="游ゴシック" w:cs="ＭＳ Ｐゴシック"/>
                <w:color w:val="000000"/>
                <w:kern w:val="0"/>
                <w:szCs w:val="21"/>
              </w:rPr>
            </w:pPr>
            <w:r w:rsidRPr="000E33AA">
              <w:rPr>
                <w:rFonts w:ascii="游ゴシック" w:eastAsia="游ゴシック" w:hAnsi="游ゴシック" w:cs="ＭＳ Ｐゴシック" w:hint="eastAsia"/>
                <w:color w:val="000000"/>
                <w:kern w:val="0"/>
                <w:szCs w:val="21"/>
              </w:rPr>
              <w:t>134</w:t>
            </w:r>
            <w:r>
              <w:rPr>
                <w:rFonts w:ascii="游ゴシック" w:eastAsia="游ゴシック" w:hAnsi="游ゴシック" w:cs="ＭＳ Ｐゴシック"/>
                <w:color w:val="000000"/>
                <w:kern w:val="0"/>
                <w:szCs w:val="21"/>
              </w:rPr>
              <w:t>.</w:t>
            </w:r>
            <w:r w:rsidRPr="000E33AA">
              <w:rPr>
                <w:rFonts w:ascii="游ゴシック" w:eastAsia="游ゴシック" w:hAnsi="游ゴシック" w:cs="ＭＳ Ｐゴシック" w:hint="eastAsia"/>
                <w:color w:val="000000"/>
                <w:kern w:val="0"/>
                <w:szCs w:val="21"/>
              </w:rPr>
              <w:t>4</w:t>
            </w:r>
          </w:p>
        </w:tc>
        <w:tc>
          <w:tcPr>
            <w:tcW w:w="1772" w:type="dxa"/>
            <w:shd w:val="clear" w:color="auto" w:fill="auto"/>
            <w:noWrap/>
            <w:vAlign w:val="center"/>
            <w:hideMark/>
          </w:tcPr>
          <w:p w14:paraId="0741F11B" w14:textId="48E30951" w:rsidR="000E33AA" w:rsidRPr="000E33AA" w:rsidRDefault="000E33AA" w:rsidP="000E33AA">
            <w:pPr>
              <w:widowControl/>
              <w:jc w:val="center"/>
              <w:rPr>
                <w:rFonts w:ascii="游ゴシック" w:eastAsia="游ゴシック" w:hAnsi="游ゴシック" w:cs="ＭＳ Ｐゴシック"/>
                <w:color w:val="000000"/>
                <w:kern w:val="0"/>
                <w:szCs w:val="21"/>
              </w:rPr>
            </w:pPr>
            <w:r w:rsidRPr="000E33AA">
              <w:rPr>
                <w:rFonts w:ascii="游ゴシック" w:eastAsia="游ゴシック" w:hAnsi="游ゴシック" w:cs="ＭＳ Ｐゴシック" w:hint="eastAsia"/>
                <w:color w:val="000000"/>
                <w:kern w:val="0"/>
                <w:szCs w:val="21"/>
              </w:rPr>
              <w:t>26</w:t>
            </w:r>
            <w:r>
              <w:rPr>
                <w:rFonts w:ascii="游ゴシック" w:eastAsia="游ゴシック" w:hAnsi="游ゴシック" w:cs="ＭＳ Ｐゴシック"/>
                <w:color w:val="000000"/>
                <w:kern w:val="0"/>
                <w:szCs w:val="21"/>
              </w:rPr>
              <w:t>.</w:t>
            </w:r>
            <w:r w:rsidRPr="000E33AA">
              <w:rPr>
                <w:rFonts w:ascii="游ゴシック" w:eastAsia="游ゴシック" w:hAnsi="游ゴシック" w:cs="ＭＳ Ｐゴシック" w:hint="eastAsia"/>
                <w:color w:val="000000"/>
                <w:kern w:val="0"/>
                <w:szCs w:val="21"/>
              </w:rPr>
              <w:t>7</w:t>
            </w:r>
            <w:r>
              <w:rPr>
                <w:rFonts w:ascii="游ゴシック" w:eastAsia="游ゴシック" w:hAnsi="游ゴシック" w:cs="ＭＳ Ｐゴシック"/>
                <w:color w:val="000000"/>
                <w:kern w:val="0"/>
                <w:szCs w:val="21"/>
              </w:rPr>
              <w:t>9</w:t>
            </w:r>
          </w:p>
        </w:tc>
      </w:tr>
      <w:tr w:rsidR="000E33AA" w:rsidRPr="000E33AA" w14:paraId="015F12B6" w14:textId="77777777" w:rsidTr="000E33AA">
        <w:trPr>
          <w:trHeight w:val="375"/>
        </w:trPr>
        <w:tc>
          <w:tcPr>
            <w:tcW w:w="1300" w:type="dxa"/>
            <w:shd w:val="clear" w:color="auto" w:fill="auto"/>
            <w:noWrap/>
            <w:vAlign w:val="center"/>
            <w:hideMark/>
          </w:tcPr>
          <w:p w14:paraId="1EA48DE6" w14:textId="77777777" w:rsidR="000E33AA" w:rsidRPr="000E33AA" w:rsidRDefault="000E33AA" w:rsidP="000E33AA">
            <w:pPr>
              <w:widowControl/>
              <w:jc w:val="center"/>
              <w:rPr>
                <w:rFonts w:ascii="游ゴシック" w:eastAsia="游ゴシック" w:hAnsi="游ゴシック" w:cs="ＭＳ Ｐゴシック"/>
                <w:color w:val="000000"/>
                <w:kern w:val="0"/>
                <w:szCs w:val="21"/>
              </w:rPr>
            </w:pPr>
          </w:p>
        </w:tc>
        <w:tc>
          <w:tcPr>
            <w:tcW w:w="1389" w:type="dxa"/>
            <w:shd w:val="clear" w:color="auto" w:fill="auto"/>
            <w:noWrap/>
            <w:vAlign w:val="center"/>
            <w:hideMark/>
          </w:tcPr>
          <w:p w14:paraId="29E4756A" w14:textId="77777777" w:rsidR="000E33AA" w:rsidRPr="000E33AA" w:rsidRDefault="000E33AA" w:rsidP="000E33AA">
            <w:pPr>
              <w:widowControl/>
              <w:jc w:val="center"/>
              <w:rPr>
                <w:rFonts w:ascii="Times New Roman" w:eastAsia="Times New Roman" w:hAnsi="Times New Roman" w:cs="Times New Roman"/>
                <w:kern w:val="0"/>
                <w:szCs w:val="21"/>
              </w:rPr>
            </w:pPr>
          </w:p>
        </w:tc>
        <w:tc>
          <w:tcPr>
            <w:tcW w:w="1364" w:type="dxa"/>
            <w:shd w:val="clear" w:color="auto" w:fill="auto"/>
            <w:noWrap/>
            <w:vAlign w:val="center"/>
            <w:hideMark/>
          </w:tcPr>
          <w:p w14:paraId="3C793A93" w14:textId="77777777" w:rsidR="000E33AA" w:rsidRPr="000E33AA" w:rsidRDefault="000E33AA" w:rsidP="000E33AA">
            <w:pPr>
              <w:widowControl/>
              <w:jc w:val="center"/>
              <w:rPr>
                <w:rFonts w:ascii="游ゴシック" w:eastAsia="游ゴシック" w:hAnsi="游ゴシック" w:cs="ＭＳ Ｐゴシック"/>
                <w:color w:val="000000"/>
                <w:kern w:val="0"/>
                <w:szCs w:val="21"/>
              </w:rPr>
            </w:pPr>
            <w:r w:rsidRPr="000E33AA">
              <w:rPr>
                <w:rFonts w:ascii="游ゴシック" w:eastAsia="游ゴシック" w:hAnsi="游ゴシック" w:cs="ＭＳ Ｐゴシック" w:hint="eastAsia"/>
                <w:color w:val="000000"/>
                <w:kern w:val="0"/>
                <w:szCs w:val="21"/>
              </w:rPr>
              <w:t>24</w:t>
            </w:r>
          </w:p>
        </w:tc>
        <w:tc>
          <w:tcPr>
            <w:tcW w:w="1560" w:type="dxa"/>
            <w:shd w:val="clear" w:color="auto" w:fill="auto"/>
            <w:noWrap/>
            <w:vAlign w:val="center"/>
            <w:hideMark/>
          </w:tcPr>
          <w:p w14:paraId="11C8F5CB" w14:textId="4244F9F0" w:rsidR="000E33AA" w:rsidRPr="000E33AA" w:rsidRDefault="000E33AA" w:rsidP="000E33AA">
            <w:pPr>
              <w:widowControl/>
              <w:jc w:val="center"/>
              <w:rPr>
                <w:rFonts w:ascii="游ゴシック" w:eastAsia="游ゴシック" w:hAnsi="游ゴシック" w:cs="ＭＳ Ｐゴシック"/>
                <w:color w:val="000000"/>
                <w:kern w:val="0"/>
                <w:szCs w:val="21"/>
              </w:rPr>
            </w:pPr>
            <w:r w:rsidRPr="000E33AA">
              <w:rPr>
                <w:rFonts w:ascii="游ゴシック" w:eastAsia="游ゴシック" w:hAnsi="游ゴシック" w:cs="ＭＳ Ｐゴシック" w:hint="eastAsia"/>
                <w:color w:val="000000"/>
                <w:kern w:val="0"/>
                <w:szCs w:val="21"/>
              </w:rPr>
              <w:t>27</w:t>
            </w:r>
            <w:r>
              <w:rPr>
                <w:rFonts w:ascii="游ゴシック" w:eastAsia="游ゴシック" w:hAnsi="游ゴシック" w:cs="ＭＳ Ｐゴシック"/>
                <w:color w:val="000000"/>
                <w:kern w:val="0"/>
                <w:szCs w:val="21"/>
              </w:rPr>
              <w:t>.</w:t>
            </w:r>
            <w:r w:rsidRPr="000E33AA">
              <w:rPr>
                <w:rFonts w:ascii="游ゴシック" w:eastAsia="游ゴシック" w:hAnsi="游ゴシック" w:cs="ＭＳ Ｐゴシック" w:hint="eastAsia"/>
                <w:color w:val="000000"/>
                <w:kern w:val="0"/>
                <w:szCs w:val="21"/>
              </w:rPr>
              <w:t>14</w:t>
            </w:r>
          </w:p>
        </w:tc>
        <w:tc>
          <w:tcPr>
            <w:tcW w:w="1504" w:type="dxa"/>
            <w:shd w:val="clear" w:color="auto" w:fill="auto"/>
            <w:noWrap/>
            <w:vAlign w:val="center"/>
            <w:hideMark/>
          </w:tcPr>
          <w:p w14:paraId="658A1ECC" w14:textId="356912DC" w:rsidR="000E33AA" w:rsidRPr="000E33AA" w:rsidRDefault="000E33AA" w:rsidP="000E33AA">
            <w:pPr>
              <w:widowControl/>
              <w:jc w:val="center"/>
              <w:rPr>
                <w:rFonts w:ascii="游ゴシック" w:eastAsia="游ゴシック" w:hAnsi="游ゴシック" w:cs="ＭＳ Ｐゴシック"/>
                <w:color w:val="000000"/>
                <w:kern w:val="0"/>
                <w:szCs w:val="21"/>
              </w:rPr>
            </w:pPr>
            <w:r w:rsidRPr="000E33AA">
              <w:rPr>
                <w:rFonts w:ascii="游ゴシック" w:eastAsia="游ゴシック" w:hAnsi="游ゴシック" w:cs="ＭＳ Ｐゴシック" w:hint="eastAsia"/>
                <w:color w:val="000000"/>
                <w:kern w:val="0"/>
                <w:szCs w:val="21"/>
              </w:rPr>
              <w:t>161</w:t>
            </w:r>
            <w:r>
              <w:rPr>
                <w:rFonts w:ascii="游ゴシック" w:eastAsia="游ゴシック" w:hAnsi="游ゴシック" w:cs="ＭＳ Ｐゴシック"/>
                <w:color w:val="000000"/>
                <w:kern w:val="0"/>
                <w:szCs w:val="21"/>
              </w:rPr>
              <w:t>.</w:t>
            </w:r>
            <w:r w:rsidRPr="000E33AA">
              <w:rPr>
                <w:rFonts w:ascii="游ゴシック" w:eastAsia="游ゴシック" w:hAnsi="游ゴシック" w:cs="ＭＳ Ｐゴシック" w:hint="eastAsia"/>
                <w:color w:val="000000"/>
                <w:kern w:val="0"/>
                <w:szCs w:val="21"/>
              </w:rPr>
              <w:t>5</w:t>
            </w:r>
          </w:p>
        </w:tc>
        <w:tc>
          <w:tcPr>
            <w:tcW w:w="1772" w:type="dxa"/>
            <w:shd w:val="clear" w:color="auto" w:fill="auto"/>
            <w:noWrap/>
            <w:vAlign w:val="center"/>
            <w:hideMark/>
          </w:tcPr>
          <w:p w14:paraId="7ECC5ED5" w14:textId="6D20A8CA" w:rsidR="000E33AA" w:rsidRPr="000E33AA" w:rsidRDefault="000E33AA" w:rsidP="000E33AA">
            <w:pPr>
              <w:widowControl/>
              <w:jc w:val="center"/>
              <w:rPr>
                <w:rFonts w:ascii="游ゴシック" w:eastAsia="游ゴシック" w:hAnsi="游ゴシック" w:cs="ＭＳ Ｐゴシック"/>
                <w:color w:val="000000"/>
                <w:kern w:val="0"/>
                <w:szCs w:val="21"/>
              </w:rPr>
            </w:pPr>
            <w:r w:rsidRPr="000E33AA">
              <w:rPr>
                <w:rFonts w:ascii="游ゴシック" w:eastAsia="游ゴシック" w:hAnsi="游ゴシック" w:cs="ＭＳ Ｐゴシック" w:hint="eastAsia"/>
                <w:color w:val="000000"/>
                <w:kern w:val="0"/>
                <w:szCs w:val="21"/>
              </w:rPr>
              <w:t>32</w:t>
            </w:r>
            <w:r>
              <w:rPr>
                <w:rFonts w:ascii="游ゴシック" w:eastAsia="游ゴシック" w:hAnsi="游ゴシック" w:cs="ＭＳ Ｐゴシック"/>
                <w:color w:val="000000"/>
                <w:kern w:val="0"/>
                <w:szCs w:val="21"/>
              </w:rPr>
              <w:t>.</w:t>
            </w:r>
            <w:r w:rsidRPr="000E33AA">
              <w:rPr>
                <w:rFonts w:ascii="游ゴシック" w:eastAsia="游ゴシック" w:hAnsi="游ゴシック" w:cs="ＭＳ Ｐゴシック" w:hint="eastAsia"/>
                <w:color w:val="000000"/>
                <w:kern w:val="0"/>
                <w:szCs w:val="21"/>
              </w:rPr>
              <w:t>2</w:t>
            </w:r>
            <w:r>
              <w:rPr>
                <w:rFonts w:ascii="游ゴシック" w:eastAsia="游ゴシック" w:hAnsi="游ゴシック" w:cs="ＭＳ Ｐゴシック"/>
                <w:color w:val="000000"/>
                <w:kern w:val="0"/>
                <w:szCs w:val="21"/>
              </w:rPr>
              <w:t>3</w:t>
            </w:r>
          </w:p>
        </w:tc>
      </w:tr>
      <w:tr w:rsidR="000E33AA" w:rsidRPr="000E33AA" w14:paraId="46DEF351" w14:textId="77777777" w:rsidTr="000E33AA">
        <w:trPr>
          <w:trHeight w:val="375"/>
        </w:trPr>
        <w:tc>
          <w:tcPr>
            <w:tcW w:w="1300" w:type="dxa"/>
            <w:shd w:val="clear" w:color="auto" w:fill="auto"/>
            <w:noWrap/>
            <w:vAlign w:val="center"/>
            <w:hideMark/>
          </w:tcPr>
          <w:p w14:paraId="375D7103" w14:textId="77777777" w:rsidR="000E33AA" w:rsidRPr="000E33AA" w:rsidRDefault="000E33AA" w:rsidP="000E33AA">
            <w:pPr>
              <w:widowControl/>
              <w:jc w:val="center"/>
              <w:rPr>
                <w:rFonts w:ascii="游ゴシック" w:eastAsia="游ゴシック" w:hAnsi="游ゴシック" w:cs="ＭＳ Ｐゴシック"/>
                <w:color w:val="000000"/>
                <w:kern w:val="0"/>
                <w:szCs w:val="21"/>
              </w:rPr>
            </w:pPr>
          </w:p>
        </w:tc>
        <w:tc>
          <w:tcPr>
            <w:tcW w:w="1389" w:type="dxa"/>
            <w:shd w:val="clear" w:color="auto" w:fill="auto"/>
            <w:noWrap/>
            <w:vAlign w:val="center"/>
            <w:hideMark/>
          </w:tcPr>
          <w:p w14:paraId="16C54FF8" w14:textId="77777777" w:rsidR="000E33AA" w:rsidRPr="000E33AA" w:rsidRDefault="000E33AA" w:rsidP="000E33AA">
            <w:pPr>
              <w:widowControl/>
              <w:jc w:val="center"/>
              <w:rPr>
                <w:rFonts w:ascii="Times New Roman" w:eastAsia="Times New Roman" w:hAnsi="Times New Roman" w:cs="Times New Roman"/>
                <w:kern w:val="0"/>
                <w:szCs w:val="21"/>
              </w:rPr>
            </w:pPr>
          </w:p>
        </w:tc>
        <w:tc>
          <w:tcPr>
            <w:tcW w:w="1364" w:type="dxa"/>
            <w:shd w:val="clear" w:color="auto" w:fill="auto"/>
            <w:noWrap/>
            <w:vAlign w:val="center"/>
            <w:hideMark/>
          </w:tcPr>
          <w:p w14:paraId="2A998DCC" w14:textId="77777777" w:rsidR="000E33AA" w:rsidRPr="000E33AA" w:rsidRDefault="000E33AA" w:rsidP="000E33AA">
            <w:pPr>
              <w:widowControl/>
              <w:jc w:val="center"/>
              <w:rPr>
                <w:rFonts w:ascii="游ゴシック" w:eastAsia="游ゴシック" w:hAnsi="游ゴシック" w:cs="ＭＳ Ｐゴシック"/>
                <w:color w:val="000000"/>
                <w:kern w:val="0"/>
                <w:szCs w:val="21"/>
              </w:rPr>
            </w:pPr>
            <w:r w:rsidRPr="000E33AA">
              <w:rPr>
                <w:rFonts w:ascii="游ゴシック" w:eastAsia="游ゴシック" w:hAnsi="游ゴシック" w:cs="ＭＳ Ｐゴシック" w:hint="eastAsia"/>
                <w:color w:val="000000"/>
                <w:kern w:val="0"/>
                <w:szCs w:val="21"/>
              </w:rPr>
              <w:t>23</w:t>
            </w:r>
          </w:p>
        </w:tc>
        <w:tc>
          <w:tcPr>
            <w:tcW w:w="1560" w:type="dxa"/>
            <w:shd w:val="clear" w:color="auto" w:fill="auto"/>
            <w:noWrap/>
            <w:vAlign w:val="center"/>
            <w:hideMark/>
          </w:tcPr>
          <w:p w14:paraId="5FE1A77F" w14:textId="5B604758" w:rsidR="000E33AA" w:rsidRPr="000E33AA" w:rsidRDefault="000E33AA" w:rsidP="000E33AA">
            <w:pPr>
              <w:widowControl/>
              <w:jc w:val="center"/>
              <w:rPr>
                <w:rFonts w:ascii="游ゴシック" w:eastAsia="游ゴシック" w:hAnsi="游ゴシック" w:cs="ＭＳ Ｐゴシック"/>
                <w:color w:val="000000"/>
                <w:kern w:val="0"/>
                <w:szCs w:val="21"/>
              </w:rPr>
            </w:pPr>
            <w:r w:rsidRPr="000E33AA">
              <w:rPr>
                <w:rFonts w:ascii="游ゴシック" w:eastAsia="游ゴシック" w:hAnsi="游ゴシック" w:cs="ＭＳ Ｐゴシック" w:hint="eastAsia"/>
                <w:color w:val="000000"/>
                <w:kern w:val="0"/>
                <w:szCs w:val="21"/>
              </w:rPr>
              <w:t>22</w:t>
            </w:r>
            <w:r>
              <w:rPr>
                <w:rFonts w:ascii="游ゴシック" w:eastAsia="游ゴシック" w:hAnsi="游ゴシック" w:cs="ＭＳ Ｐゴシック"/>
                <w:color w:val="000000"/>
                <w:kern w:val="0"/>
                <w:szCs w:val="21"/>
              </w:rPr>
              <w:t>.</w:t>
            </w:r>
            <w:r w:rsidRPr="000E33AA">
              <w:rPr>
                <w:rFonts w:ascii="游ゴシック" w:eastAsia="游ゴシック" w:hAnsi="游ゴシック" w:cs="ＭＳ Ｐゴシック" w:hint="eastAsia"/>
                <w:color w:val="000000"/>
                <w:kern w:val="0"/>
                <w:szCs w:val="21"/>
              </w:rPr>
              <w:t>8</w:t>
            </w:r>
            <w:r>
              <w:rPr>
                <w:rFonts w:ascii="游ゴシック" w:eastAsia="游ゴシック" w:hAnsi="游ゴシック" w:cs="ＭＳ Ｐゴシック"/>
                <w:color w:val="000000"/>
                <w:kern w:val="0"/>
                <w:szCs w:val="21"/>
              </w:rPr>
              <w:t>6</w:t>
            </w:r>
          </w:p>
        </w:tc>
        <w:tc>
          <w:tcPr>
            <w:tcW w:w="1504" w:type="dxa"/>
            <w:shd w:val="clear" w:color="auto" w:fill="auto"/>
            <w:noWrap/>
            <w:vAlign w:val="center"/>
            <w:hideMark/>
          </w:tcPr>
          <w:p w14:paraId="6EE38B8D" w14:textId="134339A0" w:rsidR="000E33AA" w:rsidRPr="000E33AA" w:rsidRDefault="000E33AA" w:rsidP="000E33AA">
            <w:pPr>
              <w:widowControl/>
              <w:jc w:val="center"/>
              <w:rPr>
                <w:rFonts w:ascii="游ゴシック" w:eastAsia="游ゴシック" w:hAnsi="游ゴシック" w:cs="ＭＳ Ｐゴシック"/>
                <w:color w:val="000000"/>
                <w:kern w:val="0"/>
                <w:szCs w:val="21"/>
              </w:rPr>
            </w:pPr>
            <w:r w:rsidRPr="000E33AA">
              <w:rPr>
                <w:rFonts w:ascii="游ゴシック" w:eastAsia="游ゴシック" w:hAnsi="游ゴシック" w:cs="ＭＳ Ｐゴシック" w:hint="eastAsia"/>
                <w:color w:val="000000"/>
                <w:kern w:val="0"/>
                <w:szCs w:val="21"/>
              </w:rPr>
              <w:t>184</w:t>
            </w:r>
            <w:r>
              <w:rPr>
                <w:rFonts w:ascii="游ゴシック" w:eastAsia="游ゴシック" w:hAnsi="游ゴシック" w:cs="ＭＳ Ｐゴシック"/>
                <w:color w:val="000000"/>
                <w:kern w:val="0"/>
                <w:szCs w:val="21"/>
              </w:rPr>
              <w:t>.4</w:t>
            </w:r>
          </w:p>
        </w:tc>
        <w:tc>
          <w:tcPr>
            <w:tcW w:w="1772" w:type="dxa"/>
            <w:shd w:val="clear" w:color="auto" w:fill="auto"/>
            <w:noWrap/>
            <w:vAlign w:val="center"/>
            <w:hideMark/>
          </w:tcPr>
          <w:p w14:paraId="2A6D86F3" w14:textId="1B9F8B4C" w:rsidR="000E33AA" w:rsidRPr="000E33AA" w:rsidRDefault="000E33AA" w:rsidP="000E33AA">
            <w:pPr>
              <w:widowControl/>
              <w:jc w:val="center"/>
              <w:rPr>
                <w:rFonts w:ascii="游ゴシック" w:eastAsia="游ゴシック" w:hAnsi="游ゴシック" w:cs="ＭＳ Ｐゴシック"/>
                <w:color w:val="000000"/>
                <w:kern w:val="0"/>
                <w:szCs w:val="21"/>
              </w:rPr>
            </w:pPr>
            <w:r w:rsidRPr="000E33AA">
              <w:rPr>
                <w:rFonts w:ascii="游ゴシック" w:eastAsia="游ゴシック" w:hAnsi="游ゴシック" w:cs="ＭＳ Ｐゴシック" w:hint="eastAsia"/>
                <w:color w:val="000000"/>
                <w:kern w:val="0"/>
                <w:szCs w:val="21"/>
              </w:rPr>
              <w:t>27</w:t>
            </w:r>
            <w:r>
              <w:rPr>
                <w:rFonts w:ascii="游ゴシック" w:eastAsia="游ゴシック" w:hAnsi="游ゴシック" w:cs="ＭＳ Ｐゴシック"/>
                <w:color w:val="000000"/>
                <w:kern w:val="0"/>
                <w:szCs w:val="21"/>
              </w:rPr>
              <w:t>.</w:t>
            </w:r>
            <w:r w:rsidRPr="000E33AA">
              <w:rPr>
                <w:rFonts w:ascii="游ゴシック" w:eastAsia="游ゴシック" w:hAnsi="游ゴシック" w:cs="ＭＳ Ｐゴシック" w:hint="eastAsia"/>
                <w:color w:val="000000"/>
                <w:kern w:val="0"/>
                <w:szCs w:val="21"/>
              </w:rPr>
              <w:t>4</w:t>
            </w:r>
            <w:r>
              <w:rPr>
                <w:rFonts w:ascii="游ゴシック" w:eastAsia="游ゴシック" w:hAnsi="游ゴシック" w:cs="ＭＳ Ｐゴシック"/>
                <w:color w:val="000000"/>
                <w:kern w:val="0"/>
                <w:szCs w:val="21"/>
              </w:rPr>
              <w:t>6</w:t>
            </w:r>
          </w:p>
        </w:tc>
      </w:tr>
      <w:tr w:rsidR="000E33AA" w:rsidRPr="000E33AA" w14:paraId="0B8CF202" w14:textId="77777777" w:rsidTr="000E33AA">
        <w:trPr>
          <w:trHeight w:val="375"/>
        </w:trPr>
        <w:tc>
          <w:tcPr>
            <w:tcW w:w="1300" w:type="dxa"/>
            <w:shd w:val="clear" w:color="auto" w:fill="auto"/>
            <w:noWrap/>
            <w:vAlign w:val="center"/>
            <w:hideMark/>
          </w:tcPr>
          <w:p w14:paraId="72293880" w14:textId="77777777" w:rsidR="000E33AA" w:rsidRPr="000E33AA" w:rsidRDefault="000E33AA" w:rsidP="000E33AA">
            <w:pPr>
              <w:widowControl/>
              <w:jc w:val="center"/>
              <w:rPr>
                <w:rFonts w:ascii="游ゴシック" w:eastAsia="游ゴシック" w:hAnsi="游ゴシック" w:cs="ＭＳ Ｐゴシック"/>
                <w:color w:val="000000"/>
                <w:kern w:val="0"/>
                <w:szCs w:val="21"/>
              </w:rPr>
            </w:pPr>
          </w:p>
        </w:tc>
        <w:tc>
          <w:tcPr>
            <w:tcW w:w="1389" w:type="dxa"/>
            <w:shd w:val="clear" w:color="auto" w:fill="auto"/>
            <w:noWrap/>
            <w:vAlign w:val="center"/>
            <w:hideMark/>
          </w:tcPr>
          <w:p w14:paraId="32696AAE" w14:textId="77777777" w:rsidR="000E33AA" w:rsidRPr="000E33AA" w:rsidRDefault="000E33AA" w:rsidP="000E33AA">
            <w:pPr>
              <w:widowControl/>
              <w:jc w:val="center"/>
              <w:rPr>
                <w:rFonts w:ascii="Times New Roman" w:eastAsia="Times New Roman" w:hAnsi="Times New Roman" w:cs="Times New Roman"/>
                <w:kern w:val="0"/>
                <w:szCs w:val="21"/>
              </w:rPr>
            </w:pPr>
          </w:p>
        </w:tc>
        <w:tc>
          <w:tcPr>
            <w:tcW w:w="1364" w:type="dxa"/>
            <w:shd w:val="clear" w:color="auto" w:fill="auto"/>
            <w:noWrap/>
            <w:vAlign w:val="center"/>
            <w:hideMark/>
          </w:tcPr>
          <w:p w14:paraId="112E6982" w14:textId="77777777" w:rsidR="000E33AA" w:rsidRPr="000E33AA" w:rsidRDefault="000E33AA" w:rsidP="000E33AA">
            <w:pPr>
              <w:widowControl/>
              <w:jc w:val="center"/>
              <w:rPr>
                <w:rFonts w:ascii="游ゴシック" w:eastAsia="游ゴシック" w:hAnsi="游ゴシック" w:cs="ＭＳ Ｐゴシック"/>
                <w:color w:val="000000"/>
                <w:kern w:val="0"/>
                <w:szCs w:val="21"/>
              </w:rPr>
            </w:pPr>
            <w:r w:rsidRPr="000E33AA">
              <w:rPr>
                <w:rFonts w:ascii="游ゴシック" w:eastAsia="游ゴシック" w:hAnsi="游ゴシック" w:cs="ＭＳ Ｐゴシック" w:hint="eastAsia"/>
                <w:color w:val="000000"/>
                <w:kern w:val="0"/>
                <w:szCs w:val="21"/>
              </w:rPr>
              <w:t>22</w:t>
            </w:r>
          </w:p>
        </w:tc>
        <w:tc>
          <w:tcPr>
            <w:tcW w:w="1560" w:type="dxa"/>
            <w:shd w:val="clear" w:color="auto" w:fill="auto"/>
            <w:noWrap/>
            <w:vAlign w:val="center"/>
            <w:hideMark/>
          </w:tcPr>
          <w:p w14:paraId="3C9260F7" w14:textId="196EB7E3" w:rsidR="000E33AA" w:rsidRPr="000E33AA" w:rsidRDefault="000E33AA" w:rsidP="000E33AA">
            <w:pPr>
              <w:widowControl/>
              <w:jc w:val="center"/>
              <w:rPr>
                <w:rFonts w:ascii="游ゴシック" w:eastAsia="游ゴシック" w:hAnsi="游ゴシック" w:cs="ＭＳ Ｐゴシック"/>
                <w:color w:val="000000"/>
                <w:kern w:val="0"/>
                <w:szCs w:val="21"/>
              </w:rPr>
            </w:pPr>
            <w:r w:rsidRPr="000E33AA">
              <w:rPr>
                <w:rFonts w:ascii="游ゴシック" w:eastAsia="游ゴシック" w:hAnsi="游ゴシック" w:cs="ＭＳ Ｐゴシック" w:hint="eastAsia"/>
                <w:color w:val="000000"/>
                <w:kern w:val="0"/>
                <w:szCs w:val="21"/>
              </w:rPr>
              <w:t>23</w:t>
            </w:r>
            <w:r>
              <w:rPr>
                <w:rFonts w:ascii="游ゴシック" w:eastAsia="游ゴシック" w:hAnsi="游ゴシック" w:cs="ＭＳ Ｐゴシック"/>
                <w:color w:val="000000"/>
                <w:kern w:val="0"/>
                <w:szCs w:val="21"/>
              </w:rPr>
              <w:t>.</w:t>
            </w:r>
            <w:r w:rsidRPr="000E33AA">
              <w:rPr>
                <w:rFonts w:ascii="游ゴシック" w:eastAsia="游ゴシック" w:hAnsi="游ゴシック" w:cs="ＭＳ Ｐゴシック" w:hint="eastAsia"/>
                <w:color w:val="000000"/>
                <w:kern w:val="0"/>
                <w:szCs w:val="21"/>
              </w:rPr>
              <w:t>1</w:t>
            </w:r>
            <w:r>
              <w:rPr>
                <w:rFonts w:ascii="游ゴシック" w:eastAsia="游ゴシック" w:hAnsi="游ゴシック" w:cs="ＭＳ Ｐゴシック"/>
                <w:color w:val="000000"/>
                <w:kern w:val="0"/>
                <w:szCs w:val="21"/>
              </w:rPr>
              <w:t>5</w:t>
            </w:r>
          </w:p>
        </w:tc>
        <w:tc>
          <w:tcPr>
            <w:tcW w:w="1504" w:type="dxa"/>
            <w:shd w:val="clear" w:color="auto" w:fill="auto"/>
            <w:noWrap/>
            <w:vAlign w:val="center"/>
            <w:hideMark/>
          </w:tcPr>
          <w:p w14:paraId="569EBB2C" w14:textId="60E6C94F" w:rsidR="000E33AA" w:rsidRPr="000E33AA" w:rsidRDefault="000E33AA" w:rsidP="000E33AA">
            <w:pPr>
              <w:widowControl/>
              <w:jc w:val="center"/>
              <w:rPr>
                <w:rFonts w:ascii="游ゴシック" w:eastAsia="游ゴシック" w:hAnsi="游ゴシック" w:cs="ＭＳ Ｐゴシック"/>
                <w:color w:val="000000"/>
                <w:kern w:val="0"/>
                <w:szCs w:val="21"/>
              </w:rPr>
            </w:pPr>
            <w:r w:rsidRPr="000E33AA">
              <w:rPr>
                <w:rFonts w:ascii="游ゴシック" w:eastAsia="游ゴシック" w:hAnsi="游ゴシック" w:cs="ＭＳ Ｐゴシック" w:hint="eastAsia"/>
                <w:color w:val="000000"/>
                <w:kern w:val="0"/>
                <w:szCs w:val="21"/>
              </w:rPr>
              <w:t>207</w:t>
            </w:r>
            <w:r>
              <w:rPr>
                <w:rFonts w:ascii="游ゴシック" w:eastAsia="游ゴシック" w:hAnsi="游ゴシック" w:cs="ＭＳ Ｐゴシック"/>
                <w:color w:val="000000"/>
                <w:kern w:val="0"/>
                <w:szCs w:val="21"/>
              </w:rPr>
              <w:t>.</w:t>
            </w:r>
            <w:r w:rsidRPr="000E33AA">
              <w:rPr>
                <w:rFonts w:ascii="游ゴシック" w:eastAsia="游ゴシック" w:hAnsi="游ゴシック" w:cs="ＭＳ Ｐゴシック" w:hint="eastAsia"/>
                <w:color w:val="000000"/>
                <w:kern w:val="0"/>
                <w:szCs w:val="21"/>
              </w:rPr>
              <w:t>5</w:t>
            </w:r>
          </w:p>
        </w:tc>
        <w:tc>
          <w:tcPr>
            <w:tcW w:w="1772" w:type="dxa"/>
            <w:shd w:val="clear" w:color="auto" w:fill="auto"/>
            <w:noWrap/>
            <w:vAlign w:val="center"/>
            <w:hideMark/>
          </w:tcPr>
          <w:p w14:paraId="227F5FDA" w14:textId="3EE342BC" w:rsidR="000E33AA" w:rsidRPr="000E33AA" w:rsidRDefault="000E33AA" w:rsidP="000E33AA">
            <w:pPr>
              <w:widowControl/>
              <w:jc w:val="center"/>
              <w:rPr>
                <w:rFonts w:ascii="游ゴシック" w:eastAsia="游ゴシック" w:hAnsi="游ゴシック" w:cs="ＭＳ Ｐゴシック"/>
                <w:color w:val="000000"/>
                <w:kern w:val="0"/>
                <w:szCs w:val="21"/>
              </w:rPr>
            </w:pPr>
            <w:r w:rsidRPr="000E33AA">
              <w:rPr>
                <w:rFonts w:ascii="游ゴシック" w:eastAsia="游ゴシック" w:hAnsi="游ゴシック" w:cs="ＭＳ Ｐゴシック" w:hint="eastAsia"/>
                <w:color w:val="000000"/>
                <w:kern w:val="0"/>
                <w:szCs w:val="21"/>
              </w:rPr>
              <w:t>26</w:t>
            </w:r>
            <w:r>
              <w:rPr>
                <w:rFonts w:ascii="游ゴシック" w:eastAsia="游ゴシック" w:hAnsi="游ゴシック" w:cs="ＭＳ Ｐゴシック"/>
                <w:color w:val="000000"/>
                <w:kern w:val="0"/>
                <w:szCs w:val="21"/>
              </w:rPr>
              <w:t>.</w:t>
            </w:r>
            <w:r w:rsidRPr="000E33AA">
              <w:rPr>
                <w:rFonts w:ascii="游ゴシック" w:eastAsia="游ゴシック" w:hAnsi="游ゴシック" w:cs="ＭＳ Ｐゴシック" w:hint="eastAsia"/>
                <w:color w:val="000000"/>
                <w:kern w:val="0"/>
                <w:szCs w:val="21"/>
              </w:rPr>
              <w:t>02</w:t>
            </w:r>
          </w:p>
        </w:tc>
      </w:tr>
      <w:tr w:rsidR="000E33AA" w:rsidRPr="000E33AA" w14:paraId="01C26FA6" w14:textId="77777777" w:rsidTr="000E33AA">
        <w:trPr>
          <w:trHeight w:val="375"/>
        </w:trPr>
        <w:tc>
          <w:tcPr>
            <w:tcW w:w="1300" w:type="dxa"/>
            <w:shd w:val="clear" w:color="auto" w:fill="auto"/>
            <w:noWrap/>
            <w:vAlign w:val="center"/>
            <w:hideMark/>
          </w:tcPr>
          <w:p w14:paraId="392CF8F7" w14:textId="77777777" w:rsidR="000E33AA" w:rsidRPr="000E33AA" w:rsidRDefault="000E33AA" w:rsidP="000E33AA">
            <w:pPr>
              <w:widowControl/>
              <w:jc w:val="center"/>
              <w:rPr>
                <w:rFonts w:ascii="游ゴシック" w:eastAsia="游ゴシック" w:hAnsi="游ゴシック" w:cs="ＭＳ Ｐゴシック"/>
                <w:color w:val="000000"/>
                <w:kern w:val="0"/>
                <w:szCs w:val="21"/>
              </w:rPr>
            </w:pPr>
          </w:p>
        </w:tc>
        <w:tc>
          <w:tcPr>
            <w:tcW w:w="1389" w:type="dxa"/>
            <w:shd w:val="clear" w:color="auto" w:fill="auto"/>
            <w:noWrap/>
            <w:vAlign w:val="center"/>
            <w:hideMark/>
          </w:tcPr>
          <w:p w14:paraId="0D57E517" w14:textId="77777777" w:rsidR="000E33AA" w:rsidRPr="000E33AA" w:rsidRDefault="000E33AA" w:rsidP="000E33AA">
            <w:pPr>
              <w:widowControl/>
              <w:jc w:val="center"/>
              <w:rPr>
                <w:rFonts w:ascii="Times New Roman" w:eastAsia="Times New Roman" w:hAnsi="Times New Roman" w:cs="Times New Roman"/>
                <w:kern w:val="0"/>
                <w:szCs w:val="21"/>
              </w:rPr>
            </w:pPr>
          </w:p>
        </w:tc>
        <w:tc>
          <w:tcPr>
            <w:tcW w:w="1364" w:type="dxa"/>
            <w:shd w:val="clear" w:color="auto" w:fill="auto"/>
            <w:noWrap/>
            <w:vAlign w:val="center"/>
            <w:hideMark/>
          </w:tcPr>
          <w:p w14:paraId="7FFC5029" w14:textId="77777777" w:rsidR="000E33AA" w:rsidRPr="000E33AA" w:rsidRDefault="000E33AA" w:rsidP="000E33AA">
            <w:pPr>
              <w:widowControl/>
              <w:jc w:val="center"/>
              <w:rPr>
                <w:rFonts w:ascii="游ゴシック" w:eastAsia="游ゴシック" w:hAnsi="游ゴシック" w:cs="ＭＳ Ｐゴシック"/>
                <w:color w:val="000000"/>
                <w:kern w:val="0"/>
                <w:szCs w:val="21"/>
              </w:rPr>
            </w:pPr>
            <w:r w:rsidRPr="000E33AA">
              <w:rPr>
                <w:rFonts w:ascii="游ゴシック" w:eastAsia="游ゴシック" w:hAnsi="游ゴシック" w:cs="ＭＳ Ｐゴシック" w:hint="eastAsia"/>
                <w:color w:val="000000"/>
                <w:kern w:val="0"/>
                <w:szCs w:val="21"/>
              </w:rPr>
              <w:t>20</w:t>
            </w:r>
          </w:p>
        </w:tc>
        <w:tc>
          <w:tcPr>
            <w:tcW w:w="1560" w:type="dxa"/>
            <w:shd w:val="clear" w:color="auto" w:fill="auto"/>
            <w:noWrap/>
            <w:vAlign w:val="center"/>
            <w:hideMark/>
          </w:tcPr>
          <w:p w14:paraId="0D9C2690" w14:textId="25B572C4" w:rsidR="000E33AA" w:rsidRPr="000E33AA" w:rsidRDefault="000E33AA" w:rsidP="000E33AA">
            <w:pPr>
              <w:widowControl/>
              <w:jc w:val="center"/>
              <w:rPr>
                <w:rFonts w:ascii="游ゴシック" w:eastAsia="游ゴシック" w:hAnsi="游ゴシック" w:cs="ＭＳ Ｐゴシック"/>
                <w:color w:val="000000"/>
                <w:kern w:val="0"/>
                <w:szCs w:val="21"/>
              </w:rPr>
            </w:pPr>
            <w:r w:rsidRPr="000E33AA">
              <w:rPr>
                <w:rFonts w:ascii="游ゴシック" w:eastAsia="游ゴシック" w:hAnsi="游ゴシック" w:cs="ＭＳ Ｐゴシック" w:hint="eastAsia"/>
                <w:color w:val="000000"/>
                <w:kern w:val="0"/>
                <w:szCs w:val="21"/>
              </w:rPr>
              <w:t>22</w:t>
            </w:r>
            <w:r>
              <w:rPr>
                <w:rFonts w:ascii="游ゴシック" w:eastAsia="游ゴシック" w:hAnsi="游ゴシック" w:cs="ＭＳ Ｐゴシック"/>
                <w:color w:val="000000"/>
                <w:kern w:val="0"/>
                <w:szCs w:val="21"/>
              </w:rPr>
              <w:t>.</w:t>
            </w:r>
            <w:r w:rsidRPr="000E33AA">
              <w:rPr>
                <w:rFonts w:ascii="游ゴシック" w:eastAsia="游ゴシック" w:hAnsi="游ゴシック" w:cs="ＭＳ Ｐゴシック" w:hint="eastAsia"/>
                <w:color w:val="000000"/>
                <w:kern w:val="0"/>
                <w:szCs w:val="21"/>
              </w:rPr>
              <w:t>79</w:t>
            </w:r>
          </w:p>
        </w:tc>
        <w:tc>
          <w:tcPr>
            <w:tcW w:w="1504" w:type="dxa"/>
            <w:shd w:val="clear" w:color="auto" w:fill="auto"/>
            <w:noWrap/>
            <w:vAlign w:val="center"/>
            <w:hideMark/>
          </w:tcPr>
          <w:p w14:paraId="3A802AEB" w14:textId="08A278A0" w:rsidR="000E33AA" w:rsidRPr="000E33AA" w:rsidRDefault="000E33AA" w:rsidP="000E33AA">
            <w:pPr>
              <w:widowControl/>
              <w:jc w:val="center"/>
              <w:rPr>
                <w:rFonts w:ascii="游ゴシック" w:eastAsia="游ゴシック" w:hAnsi="游ゴシック" w:cs="ＭＳ Ｐゴシック"/>
                <w:color w:val="000000"/>
                <w:kern w:val="0"/>
                <w:szCs w:val="21"/>
              </w:rPr>
            </w:pPr>
            <w:r w:rsidRPr="000E33AA">
              <w:rPr>
                <w:rFonts w:ascii="游ゴシック" w:eastAsia="游ゴシック" w:hAnsi="游ゴシック" w:cs="ＭＳ Ｐゴシック" w:hint="eastAsia"/>
                <w:color w:val="000000"/>
                <w:kern w:val="0"/>
                <w:szCs w:val="21"/>
              </w:rPr>
              <w:t>230</w:t>
            </w:r>
            <w:r>
              <w:rPr>
                <w:rFonts w:ascii="游ゴシック" w:eastAsia="游ゴシック" w:hAnsi="游ゴシック" w:cs="ＭＳ Ｐゴシック"/>
                <w:color w:val="000000"/>
                <w:kern w:val="0"/>
                <w:szCs w:val="21"/>
              </w:rPr>
              <w:t>.</w:t>
            </w:r>
            <w:r w:rsidRPr="000E33AA">
              <w:rPr>
                <w:rFonts w:ascii="游ゴシック" w:eastAsia="游ゴシック" w:hAnsi="游ゴシック" w:cs="ＭＳ Ｐゴシック" w:hint="eastAsia"/>
                <w:color w:val="000000"/>
                <w:kern w:val="0"/>
                <w:szCs w:val="21"/>
              </w:rPr>
              <w:t>3</w:t>
            </w:r>
          </w:p>
        </w:tc>
        <w:tc>
          <w:tcPr>
            <w:tcW w:w="1772" w:type="dxa"/>
            <w:shd w:val="clear" w:color="auto" w:fill="auto"/>
            <w:noWrap/>
            <w:vAlign w:val="center"/>
            <w:hideMark/>
          </w:tcPr>
          <w:p w14:paraId="61FB5395" w14:textId="0C212C9B" w:rsidR="000E33AA" w:rsidRPr="000E33AA" w:rsidRDefault="000E33AA" w:rsidP="000E33AA">
            <w:pPr>
              <w:widowControl/>
              <w:jc w:val="center"/>
              <w:rPr>
                <w:rFonts w:ascii="游ゴシック" w:eastAsia="游ゴシック" w:hAnsi="游ゴシック" w:cs="ＭＳ Ｐゴシック"/>
                <w:color w:val="000000"/>
                <w:kern w:val="0"/>
                <w:szCs w:val="21"/>
              </w:rPr>
            </w:pPr>
            <w:r w:rsidRPr="000E33AA">
              <w:rPr>
                <w:rFonts w:ascii="游ゴシック" w:eastAsia="游ゴシック" w:hAnsi="游ゴシック" w:cs="ＭＳ Ｐゴシック" w:hint="eastAsia"/>
                <w:color w:val="000000"/>
                <w:kern w:val="0"/>
                <w:szCs w:val="21"/>
              </w:rPr>
              <w:t>26</w:t>
            </w:r>
            <w:r>
              <w:rPr>
                <w:rFonts w:ascii="游ゴシック" w:eastAsia="游ゴシック" w:hAnsi="游ゴシック" w:cs="ＭＳ Ｐゴシック"/>
                <w:color w:val="000000"/>
                <w:kern w:val="0"/>
                <w:szCs w:val="21"/>
              </w:rPr>
              <w:t>.</w:t>
            </w:r>
            <w:r w:rsidRPr="000E33AA">
              <w:rPr>
                <w:rFonts w:ascii="游ゴシック" w:eastAsia="游ゴシック" w:hAnsi="游ゴシック" w:cs="ＭＳ Ｐゴシック" w:hint="eastAsia"/>
                <w:color w:val="000000"/>
                <w:kern w:val="0"/>
                <w:szCs w:val="21"/>
              </w:rPr>
              <w:t>17</w:t>
            </w:r>
          </w:p>
        </w:tc>
      </w:tr>
      <w:tr w:rsidR="000E33AA" w:rsidRPr="000E33AA" w14:paraId="5C554070" w14:textId="77777777" w:rsidTr="000E33AA">
        <w:trPr>
          <w:trHeight w:val="375"/>
        </w:trPr>
        <w:tc>
          <w:tcPr>
            <w:tcW w:w="1300" w:type="dxa"/>
            <w:shd w:val="clear" w:color="auto" w:fill="auto"/>
            <w:noWrap/>
            <w:vAlign w:val="center"/>
            <w:hideMark/>
          </w:tcPr>
          <w:p w14:paraId="1B41D1BA" w14:textId="215FE332" w:rsidR="000E33AA" w:rsidRPr="000E33AA" w:rsidRDefault="000E33AA" w:rsidP="000E33AA">
            <w:pPr>
              <w:widowControl/>
              <w:jc w:val="center"/>
              <w:rPr>
                <w:rFonts w:ascii="游ゴシック" w:eastAsia="游ゴシック" w:hAnsi="游ゴシック" w:cs="ＭＳ Ｐゴシック"/>
                <w:color w:val="000000"/>
                <w:kern w:val="0"/>
                <w:szCs w:val="21"/>
              </w:rPr>
            </w:pPr>
            <w:r w:rsidRPr="000E33AA">
              <w:rPr>
                <w:rFonts w:ascii="游ゴシック" w:eastAsia="游ゴシック" w:hAnsi="游ゴシック" w:cs="ＭＳ Ｐゴシック" w:hint="eastAsia"/>
                <w:color w:val="000000"/>
                <w:kern w:val="0"/>
                <w:szCs w:val="21"/>
              </w:rPr>
              <w:t>253</w:t>
            </w:r>
            <w:r>
              <w:rPr>
                <w:rFonts w:ascii="游ゴシック" w:eastAsia="游ゴシック" w:hAnsi="游ゴシック" w:cs="ＭＳ Ｐゴシック"/>
                <w:color w:val="000000"/>
                <w:kern w:val="0"/>
                <w:szCs w:val="21"/>
              </w:rPr>
              <w:t>.8</w:t>
            </w:r>
          </w:p>
        </w:tc>
        <w:tc>
          <w:tcPr>
            <w:tcW w:w="1389" w:type="dxa"/>
            <w:shd w:val="clear" w:color="auto" w:fill="auto"/>
            <w:noWrap/>
            <w:vAlign w:val="center"/>
            <w:hideMark/>
          </w:tcPr>
          <w:p w14:paraId="47179CAC" w14:textId="47705405" w:rsidR="000E33AA" w:rsidRPr="000E33AA" w:rsidRDefault="000E33AA" w:rsidP="000E33AA">
            <w:pPr>
              <w:widowControl/>
              <w:jc w:val="center"/>
              <w:rPr>
                <w:rFonts w:ascii="游ゴシック" w:eastAsia="游ゴシック" w:hAnsi="游ゴシック" w:cs="ＭＳ Ｐゴシック"/>
                <w:color w:val="000000"/>
                <w:kern w:val="0"/>
                <w:szCs w:val="21"/>
              </w:rPr>
            </w:pPr>
            <w:r w:rsidRPr="000E33AA">
              <w:rPr>
                <w:rFonts w:ascii="游ゴシック" w:eastAsia="游ゴシック" w:hAnsi="游ゴシック" w:cs="ＭＳ Ｐゴシック" w:hint="eastAsia"/>
                <w:color w:val="000000"/>
                <w:kern w:val="0"/>
                <w:szCs w:val="21"/>
              </w:rPr>
              <w:t>253</w:t>
            </w:r>
            <w:r>
              <w:rPr>
                <w:rFonts w:ascii="游ゴシック" w:eastAsia="游ゴシック" w:hAnsi="游ゴシック" w:cs="ＭＳ Ｐゴシック"/>
                <w:color w:val="000000"/>
                <w:kern w:val="0"/>
                <w:szCs w:val="21"/>
              </w:rPr>
              <w:t>.8</w:t>
            </w:r>
          </w:p>
        </w:tc>
        <w:tc>
          <w:tcPr>
            <w:tcW w:w="1364" w:type="dxa"/>
            <w:shd w:val="clear" w:color="auto" w:fill="auto"/>
            <w:noWrap/>
            <w:vAlign w:val="center"/>
            <w:hideMark/>
          </w:tcPr>
          <w:p w14:paraId="6FE243A1" w14:textId="77777777" w:rsidR="000E33AA" w:rsidRPr="000E33AA" w:rsidRDefault="000E33AA" w:rsidP="000E33AA">
            <w:pPr>
              <w:widowControl/>
              <w:jc w:val="center"/>
              <w:rPr>
                <w:rFonts w:ascii="游ゴシック" w:eastAsia="游ゴシック" w:hAnsi="游ゴシック" w:cs="ＭＳ Ｐゴシック"/>
                <w:color w:val="000000"/>
                <w:kern w:val="0"/>
                <w:szCs w:val="21"/>
              </w:rPr>
            </w:pPr>
            <w:r w:rsidRPr="000E33AA">
              <w:rPr>
                <w:rFonts w:ascii="游ゴシック" w:eastAsia="游ゴシック" w:hAnsi="游ゴシック" w:cs="ＭＳ Ｐゴシック" w:hint="eastAsia"/>
                <w:color w:val="000000"/>
                <w:kern w:val="0"/>
                <w:szCs w:val="21"/>
              </w:rPr>
              <w:t>16</w:t>
            </w:r>
          </w:p>
        </w:tc>
        <w:tc>
          <w:tcPr>
            <w:tcW w:w="1560" w:type="dxa"/>
            <w:shd w:val="clear" w:color="auto" w:fill="auto"/>
            <w:noWrap/>
            <w:vAlign w:val="center"/>
            <w:hideMark/>
          </w:tcPr>
          <w:p w14:paraId="56496CD3" w14:textId="1ED046C3" w:rsidR="000E33AA" w:rsidRPr="000E33AA" w:rsidRDefault="000E33AA" w:rsidP="000E33AA">
            <w:pPr>
              <w:widowControl/>
              <w:jc w:val="center"/>
              <w:rPr>
                <w:rFonts w:ascii="游ゴシック" w:eastAsia="游ゴシック" w:hAnsi="游ゴシック" w:cs="ＭＳ Ｐゴシック"/>
                <w:color w:val="000000"/>
                <w:kern w:val="0"/>
                <w:szCs w:val="21"/>
              </w:rPr>
            </w:pPr>
            <w:r w:rsidRPr="000E33AA">
              <w:rPr>
                <w:rFonts w:ascii="游ゴシック" w:eastAsia="游ゴシック" w:hAnsi="游ゴシック" w:cs="ＭＳ Ｐゴシック" w:hint="eastAsia"/>
                <w:color w:val="000000"/>
                <w:kern w:val="0"/>
                <w:szCs w:val="21"/>
              </w:rPr>
              <w:t>23</w:t>
            </w:r>
            <w:r>
              <w:rPr>
                <w:rFonts w:ascii="游ゴシック" w:eastAsia="游ゴシック" w:hAnsi="游ゴシック" w:cs="ＭＳ Ｐゴシック"/>
                <w:color w:val="000000"/>
                <w:kern w:val="0"/>
                <w:szCs w:val="21"/>
              </w:rPr>
              <w:t>.</w:t>
            </w:r>
            <w:r w:rsidRPr="000E33AA">
              <w:rPr>
                <w:rFonts w:ascii="游ゴシック" w:eastAsia="游ゴシック" w:hAnsi="游ゴシック" w:cs="ＭＳ Ｐゴシック" w:hint="eastAsia"/>
                <w:color w:val="000000"/>
                <w:kern w:val="0"/>
                <w:szCs w:val="21"/>
              </w:rPr>
              <w:t>48</w:t>
            </w:r>
          </w:p>
        </w:tc>
        <w:tc>
          <w:tcPr>
            <w:tcW w:w="1504" w:type="dxa"/>
            <w:shd w:val="clear" w:color="auto" w:fill="auto"/>
            <w:noWrap/>
            <w:vAlign w:val="center"/>
            <w:hideMark/>
          </w:tcPr>
          <w:p w14:paraId="59E0C5E0" w14:textId="66B512CD" w:rsidR="000E33AA" w:rsidRPr="000E33AA" w:rsidRDefault="000E33AA" w:rsidP="000E33AA">
            <w:pPr>
              <w:widowControl/>
              <w:jc w:val="center"/>
              <w:rPr>
                <w:rFonts w:ascii="游ゴシック" w:eastAsia="游ゴシック" w:hAnsi="游ゴシック" w:cs="ＭＳ Ｐゴシック"/>
                <w:color w:val="000000"/>
                <w:kern w:val="0"/>
                <w:szCs w:val="21"/>
              </w:rPr>
            </w:pPr>
            <w:r w:rsidRPr="000E33AA">
              <w:rPr>
                <w:rFonts w:ascii="游ゴシック" w:eastAsia="游ゴシック" w:hAnsi="游ゴシック" w:cs="ＭＳ Ｐゴシック" w:hint="eastAsia"/>
                <w:color w:val="000000"/>
                <w:kern w:val="0"/>
                <w:szCs w:val="21"/>
              </w:rPr>
              <w:t>253</w:t>
            </w:r>
            <w:r>
              <w:rPr>
                <w:rFonts w:ascii="游ゴシック" w:eastAsia="游ゴシック" w:hAnsi="游ゴシック" w:cs="ＭＳ Ｐゴシック"/>
                <w:color w:val="000000"/>
                <w:kern w:val="0"/>
                <w:szCs w:val="21"/>
              </w:rPr>
              <w:t>.</w:t>
            </w:r>
            <w:r w:rsidRPr="000E33AA">
              <w:rPr>
                <w:rFonts w:ascii="游ゴシック" w:eastAsia="游ゴシック" w:hAnsi="游ゴシック" w:cs="ＭＳ Ｐゴシック" w:hint="eastAsia"/>
                <w:color w:val="000000"/>
                <w:kern w:val="0"/>
                <w:szCs w:val="21"/>
              </w:rPr>
              <w:t>8</w:t>
            </w:r>
          </w:p>
        </w:tc>
        <w:tc>
          <w:tcPr>
            <w:tcW w:w="1772" w:type="dxa"/>
            <w:shd w:val="clear" w:color="auto" w:fill="auto"/>
            <w:noWrap/>
            <w:vAlign w:val="center"/>
            <w:hideMark/>
          </w:tcPr>
          <w:p w14:paraId="1F13F972" w14:textId="4F9569ED" w:rsidR="000E33AA" w:rsidRPr="000E33AA" w:rsidRDefault="000E33AA" w:rsidP="000E33AA">
            <w:pPr>
              <w:widowControl/>
              <w:jc w:val="center"/>
              <w:rPr>
                <w:rFonts w:ascii="游ゴシック" w:eastAsia="游ゴシック" w:hAnsi="游ゴシック" w:cs="ＭＳ Ｐゴシック"/>
                <w:color w:val="000000"/>
                <w:kern w:val="0"/>
                <w:szCs w:val="21"/>
              </w:rPr>
            </w:pPr>
            <w:r w:rsidRPr="000E33AA">
              <w:rPr>
                <w:rFonts w:ascii="游ゴシック" w:eastAsia="游ゴシック" w:hAnsi="游ゴシック" w:cs="ＭＳ Ｐゴシック" w:hint="eastAsia"/>
                <w:color w:val="000000"/>
                <w:kern w:val="0"/>
                <w:szCs w:val="21"/>
              </w:rPr>
              <w:t>25</w:t>
            </w:r>
            <w:r>
              <w:rPr>
                <w:rFonts w:ascii="游ゴシック" w:eastAsia="游ゴシック" w:hAnsi="游ゴシック" w:cs="ＭＳ Ｐゴシック"/>
                <w:color w:val="000000"/>
                <w:kern w:val="0"/>
                <w:szCs w:val="21"/>
              </w:rPr>
              <w:t>.</w:t>
            </w:r>
            <w:r w:rsidRPr="000E33AA">
              <w:rPr>
                <w:rFonts w:ascii="游ゴシック" w:eastAsia="游ゴシック" w:hAnsi="游ゴシック" w:cs="ＭＳ Ｐゴシック" w:hint="eastAsia"/>
                <w:color w:val="000000"/>
                <w:kern w:val="0"/>
                <w:szCs w:val="21"/>
              </w:rPr>
              <w:t>3</w:t>
            </w:r>
            <w:r>
              <w:rPr>
                <w:rFonts w:ascii="游ゴシック" w:eastAsia="游ゴシック" w:hAnsi="游ゴシック" w:cs="ＭＳ Ｐゴシック"/>
                <w:color w:val="000000"/>
                <w:kern w:val="0"/>
                <w:szCs w:val="21"/>
              </w:rPr>
              <w:t>5</w:t>
            </w:r>
          </w:p>
        </w:tc>
      </w:tr>
    </w:tbl>
    <w:p w14:paraId="54DC2F3B" w14:textId="1E0CC70C" w:rsidR="009803C5" w:rsidRDefault="009803C5" w:rsidP="00AF0A7A">
      <w:pPr>
        <w:rPr>
          <w:rFonts w:ascii="Times New Roman" w:eastAsia="ＭＳ 明朝" w:hAnsi="Times New Roman"/>
        </w:rPr>
      </w:pPr>
    </w:p>
    <w:p w14:paraId="6B3CDE50" w14:textId="1929A3CB" w:rsidR="009803C5" w:rsidRDefault="009803C5" w:rsidP="00AF0A7A">
      <w:pPr>
        <w:rPr>
          <w:rFonts w:ascii="Times New Roman" w:eastAsia="ＭＳ 明朝" w:hAnsi="Times New Roman"/>
        </w:rPr>
      </w:pPr>
    </w:p>
    <w:p w14:paraId="6D7D589E" w14:textId="7CBD963D" w:rsidR="009803C5" w:rsidRDefault="009803C5" w:rsidP="00AF0A7A">
      <w:pPr>
        <w:rPr>
          <w:rFonts w:ascii="Times New Roman" w:eastAsia="ＭＳ 明朝" w:hAnsi="Times New Roman"/>
        </w:rPr>
      </w:pPr>
    </w:p>
    <w:p w14:paraId="1075B3AB" w14:textId="0E7A5D4C" w:rsidR="009803C5" w:rsidRDefault="009803C5" w:rsidP="00AF0A7A">
      <w:pPr>
        <w:rPr>
          <w:rFonts w:ascii="Times New Roman" w:eastAsia="ＭＳ 明朝" w:hAnsi="Times New Roman"/>
        </w:rPr>
      </w:pPr>
    </w:p>
    <w:p w14:paraId="0759EC9A" w14:textId="1FD68812" w:rsidR="009803C5" w:rsidRDefault="009803C5" w:rsidP="00AF0A7A">
      <w:pPr>
        <w:rPr>
          <w:rFonts w:ascii="Times New Roman" w:eastAsia="ＭＳ 明朝" w:hAnsi="Times New Roman"/>
        </w:rPr>
      </w:pPr>
    </w:p>
    <w:p w14:paraId="042ECFE4" w14:textId="77777777" w:rsidR="009803C5" w:rsidRPr="00B25F19" w:rsidRDefault="009803C5" w:rsidP="00AF0A7A">
      <w:pPr>
        <w:rPr>
          <w:rFonts w:ascii="Times New Roman" w:eastAsia="ＭＳ 明朝" w:hAnsi="Times New Roman"/>
        </w:rPr>
      </w:pPr>
    </w:p>
    <w:p w14:paraId="62CAEDDC" w14:textId="1E13F447" w:rsidR="00A1570A" w:rsidRPr="00B25F19" w:rsidRDefault="00A1570A" w:rsidP="00AF0A7A">
      <w:pPr>
        <w:rPr>
          <w:rFonts w:ascii="Times New Roman" w:eastAsia="ＭＳ 明朝" w:hAnsi="Times New Roman"/>
        </w:rPr>
      </w:pPr>
    </w:p>
    <w:p w14:paraId="4B265497" w14:textId="188802BE" w:rsidR="008B0463" w:rsidRPr="00B25F19" w:rsidRDefault="008B0463" w:rsidP="00AF0A7A">
      <w:pPr>
        <w:rPr>
          <w:rFonts w:ascii="Times New Roman" w:eastAsia="ＭＳ 明朝" w:hAnsi="Times New Roman"/>
        </w:rPr>
      </w:pPr>
    </w:p>
    <w:p w14:paraId="58CFA23D" w14:textId="0C7E5823" w:rsidR="008B0463" w:rsidRPr="00B25F19" w:rsidRDefault="008B0463" w:rsidP="008B0463">
      <w:pPr>
        <w:tabs>
          <w:tab w:val="right" w:leader="dot" w:pos="8400"/>
        </w:tabs>
        <w:rPr>
          <w:rFonts w:ascii="Times New Roman" w:eastAsia="ＭＳ 明朝" w:hAnsi="Times New Roman"/>
          <w:b/>
          <w:bCs/>
          <w:sz w:val="27"/>
          <w:szCs w:val="28"/>
        </w:rPr>
      </w:pPr>
      <w:r w:rsidRPr="00B25F19">
        <w:rPr>
          <w:rFonts w:ascii="Times New Roman" w:eastAsia="ＭＳ 明朝" w:hAnsi="Times New Roman" w:hint="eastAsia"/>
          <w:b/>
          <w:bCs/>
          <w:sz w:val="27"/>
          <w:szCs w:val="28"/>
        </w:rPr>
        <w:t>4.2</w:t>
      </w:r>
      <w:r w:rsidRPr="00B25F19">
        <w:rPr>
          <w:rFonts w:ascii="Times New Roman" w:eastAsia="ＭＳ 明朝" w:hAnsi="Times New Roman" w:hint="eastAsia"/>
          <w:b/>
          <w:bCs/>
          <w:sz w:val="27"/>
          <w:szCs w:val="28"/>
        </w:rPr>
        <w:t xml:space="preserve">　手数料の推定</w:t>
      </w:r>
    </w:p>
    <w:p w14:paraId="069F3008" w14:textId="240249F2" w:rsidR="008B0463" w:rsidRPr="00B25F19" w:rsidRDefault="008B0463" w:rsidP="00AF0A7A">
      <w:pPr>
        <w:rPr>
          <w:rFonts w:ascii="Times New Roman" w:eastAsia="ＭＳ 明朝" w:hAnsi="Times New Roman"/>
        </w:rPr>
      </w:pPr>
    </w:p>
    <w:p w14:paraId="06DB94BF" w14:textId="084FAFC3" w:rsidR="008B0463" w:rsidRPr="00B25F19" w:rsidRDefault="007E0643" w:rsidP="00AF0A7A">
      <w:pPr>
        <w:rPr>
          <w:rFonts w:ascii="Times New Roman" w:eastAsia="ＭＳ 明朝" w:hAnsi="Times New Roman"/>
        </w:rPr>
      </w:pPr>
      <w:r w:rsidRPr="00B25F19">
        <w:rPr>
          <w:rFonts w:ascii="Times New Roman" w:eastAsia="ＭＳ 明朝" w:hAnsi="Times New Roman" w:hint="eastAsia"/>
        </w:rPr>
        <w:t xml:space="preserve">　実際にブロックチェーンシステムを動かし、以下についてインバランス精算で消費される</w:t>
      </w:r>
      <w:r w:rsidRPr="00B25F19">
        <w:rPr>
          <w:rFonts w:ascii="Times New Roman" w:eastAsia="ＭＳ 明朝" w:hAnsi="Times New Roman" w:cs="Times New Roman"/>
        </w:rPr>
        <w:t>Gas</w:t>
      </w:r>
      <w:r w:rsidRPr="00B25F19">
        <w:rPr>
          <w:rFonts w:ascii="Times New Roman" w:eastAsia="ＭＳ 明朝" w:hAnsi="Times New Roman" w:hint="eastAsia"/>
        </w:rPr>
        <w:t>の測定をした。</w:t>
      </w:r>
    </w:p>
    <w:p w14:paraId="04FF79DC" w14:textId="57F29B74" w:rsidR="008B0463" w:rsidRPr="00B25F19" w:rsidRDefault="008B0463" w:rsidP="00AF0A7A">
      <w:pPr>
        <w:rPr>
          <w:rFonts w:ascii="Times New Roman" w:eastAsia="ＭＳ 明朝" w:hAnsi="Times New Roman"/>
        </w:rPr>
      </w:pPr>
    </w:p>
    <w:p w14:paraId="11428344" w14:textId="43786856" w:rsidR="008B0463" w:rsidRPr="00B25F19" w:rsidRDefault="000B2FEB" w:rsidP="00AF0A7A">
      <w:pPr>
        <w:rPr>
          <w:rFonts w:ascii="Times New Roman" w:eastAsia="ＭＳ 明朝" w:hAnsi="Times New Roman"/>
        </w:rPr>
      </w:pPr>
      <w:r w:rsidRPr="00B25F19">
        <w:rPr>
          <w:rFonts w:ascii="Times New Roman" w:eastAsia="ＭＳ 明朝" w:hAnsi="Times New Roman" w:hint="eastAsia"/>
        </w:rPr>
        <w:t>・不足インバランス許容率を</w:t>
      </w:r>
      <w:r w:rsidRPr="00B25F19">
        <w:rPr>
          <w:rFonts w:ascii="Times New Roman" w:eastAsia="ＭＳ 明朝" w:hAnsi="Times New Roman" w:hint="eastAsia"/>
        </w:rPr>
        <w:t>0</w:t>
      </w:r>
      <w:r w:rsidRPr="00B25F19">
        <w:rPr>
          <w:rFonts w:ascii="Times New Roman" w:eastAsia="ＭＳ 明朝" w:hAnsi="Times New Roman" w:cs="Times New Roman"/>
        </w:rPr>
        <w:t>%</w:t>
      </w:r>
      <w:r w:rsidRPr="00B25F19">
        <w:rPr>
          <w:rFonts w:ascii="Times New Roman" w:eastAsia="ＭＳ 明朝" w:hAnsi="Times New Roman" w:hint="eastAsia"/>
        </w:rPr>
        <w:t>、</w:t>
      </w:r>
      <w:r w:rsidRPr="00B25F19">
        <w:rPr>
          <w:rFonts w:ascii="Times New Roman" w:eastAsia="ＭＳ 明朝" w:hAnsi="Times New Roman" w:hint="eastAsia"/>
        </w:rPr>
        <w:t>2</w:t>
      </w:r>
      <w:r w:rsidRPr="00B25F19">
        <w:rPr>
          <w:rFonts w:ascii="Times New Roman" w:eastAsia="ＭＳ 明朝" w:hAnsi="Times New Roman" w:cs="Times New Roman"/>
        </w:rPr>
        <w:t>%,</w:t>
      </w:r>
      <w:r w:rsidRPr="00B25F19">
        <w:rPr>
          <w:rFonts w:ascii="Times New Roman" w:eastAsia="ＭＳ 明朝" w:hAnsi="Times New Roman" w:hint="eastAsia"/>
        </w:rPr>
        <w:t>4</w:t>
      </w:r>
      <w:r w:rsidRPr="00B25F19">
        <w:rPr>
          <w:rFonts w:ascii="Times New Roman" w:eastAsia="ＭＳ 明朝" w:hAnsi="Times New Roman" w:cs="Times New Roman"/>
        </w:rPr>
        <w:t>%,</w:t>
      </w:r>
      <w:r w:rsidRPr="00B25F19">
        <w:rPr>
          <w:rFonts w:ascii="Times New Roman" w:eastAsia="ＭＳ 明朝" w:hAnsi="Times New Roman" w:hint="eastAsia"/>
        </w:rPr>
        <w:t>6</w:t>
      </w:r>
      <w:r w:rsidRPr="00B25F19">
        <w:rPr>
          <w:rFonts w:ascii="Times New Roman" w:eastAsia="ＭＳ 明朝" w:hAnsi="Times New Roman" w:cs="Times New Roman"/>
        </w:rPr>
        <w:t>%</w:t>
      </w:r>
      <w:r w:rsidRPr="00B25F19">
        <w:rPr>
          <w:rFonts w:ascii="Times New Roman" w:eastAsia="ＭＳ 明朝" w:hAnsi="Times New Roman" w:hint="eastAsia"/>
        </w:rPr>
        <w:t>のそれぞれについて、余剰インバランス許容率を</w:t>
      </w:r>
      <w:r w:rsidRPr="00B25F19">
        <w:rPr>
          <w:rFonts w:ascii="Times New Roman" w:eastAsia="ＭＳ 明朝" w:hAnsi="Times New Roman" w:hint="eastAsia"/>
        </w:rPr>
        <w:t>0</w:t>
      </w:r>
      <w:r w:rsidRPr="00B25F19">
        <w:rPr>
          <w:rFonts w:ascii="Times New Roman" w:eastAsia="ＭＳ 明朝" w:hAnsi="Times New Roman" w:cs="Times New Roman"/>
        </w:rPr>
        <w:t>%,</w:t>
      </w:r>
      <w:r w:rsidRPr="00B25F19">
        <w:rPr>
          <w:rFonts w:ascii="Times New Roman" w:eastAsia="ＭＳ 明朝" w:hAnsi="Times New Roman" w:hint="eastAsia"/>
        </w:rPr>
        <w:t>5</w:t>
      </w:r>
      <w:r w:rsidRPr="00B25F19">
        <w:rPr>
          <w:rFonts w:ascii="Times New Roman" w:eastAsia="ＭＳ 明朝" w:hAnsi="Times New Roman" w:cs="Times New Roman"/>
        </w:rPr>
        <w:t>%,</w:t>
      </w:r>
      <w:r w:rsidRPr="00B25F19">
        <w:rPr>
          <w:rFonts w:ascii="Times New Roman" w:eastAsia="ＭＳ 明朝" w:hAnsi="Times New Roman" w:hint="eastAsia"/>
        </w:rPr>
        <w:t>10</w:t>
      </w:r>
      <w:r w:rsidRPr="00B25F19">
        <w:rPr>
          <w:rFonts w:ascii="Times New Roman" w:eastAsia="ＭＳ 明朝" w:hAnsi="Times New Roman" w:cs="Times New Roman"/>
        </w:rPr>
        <w:t>%</w:t>
      </w:r>
      <w:r w:rsidRPr="00B25F19">
        <w:rPr>
          <w:rFonts w:ascii="Times New Roman" w:eastAsia="ＭＳ 明朝" w:hAnsi="Times New Roman" w:cs="Times New Roman"/>
        </w:rPr>
        <w:t>と</w:t>
      </w:r>
      <w:r w:rsidRPr="00B25F19">
        <w:rPr>
          <w:rFonts w:ascii="Times New Roman" w:eastAsia="ＭＳ 明朝" w:hAnsi="Times New Roman" w:hint="eastAsia"/>
        </w:rPr>
        <w:t>変動させて測定した。</w:t>
      </w:r>
    </w:p>
    <w:p w14:paraId="7D47762B" w14:textId="398D420A" w:rsidR="000B2FEB" w:rsidRPr="00B25F19" w:rsidRDefault="000B2FEB" w:rsidP="00AF0A7A">
      <w:pPr>
        <w:rPr>
          <w:rFonts w:ascii="Times New Roman" w:eastAsia="ＭＳ 明朝" w:hAnsi="Times New Roman"/>
        </w:rPr>
      </w:pPr>
    </w:p>
    <w:p w14:paraId="7B2B3B31" w14:textId="448AC488" w:rsidR="000B2FEB" w:rsidRPr="00B25F19" w:rsidRDefault="000B2FEB" w:rsidP="00AF0A7A">
      <w:pPr>
        <w:rPr>
          <w:rFonts w:ascii="Times New Roman" w:eastAsia="ＭＳ 明朝" w:hAnsi="Times New Roman"/>
        </w:rPr>
      </w:pPr>
    </w:p>
    <w:p w14:paraId="1AA26775" w14:textId="6367A302" w:rsidR="000B2FEB" w:rsidRPr="00B25F19" w:rsidRDefault="000B2FEB" w:rsidP="00AF0A7A">
      <w:pPr>
        <w:rPr>
          <w:rFonts w:ascii="Times New Roman" w:eastAsia="ＭＳ 明朝" w:hAnsi="Times New Roman"/>
        </w:rPr>
      </w:pPr>
    </w:p>
    <w:p w14:paraId="19E563B6" w14:textId="102F0ABF" w:rsidR="000B2FEB" w:rsidRPr="00B25F19" w:rsidRDefault="000B2FEB" w:rsidP="00AF0A7A">
      <w:pPr>
        <w:rPr>
          <w:rFonts w:ascii="Times New Roman" w:eastAsia="ＭＳ 明朝" w:hAnsi="Times New Roman"/>
        </w:rPr>
      </w:pPr>
    </w:p>
    <w:p w14:paraId="418DCCBB" w14:textId="14FAF3DE" w:rsidR="008B0463" w:rsidDel="00871005" w:rsidRDefault="008B0463" w:rsidP="00EA6E67">
      <w:pPr>
        <w:widowControl/>
        <w:jc w:val="left"/>
        <w:rPr>
          <w:del w:id="34" w:author="hideto.9948@gmail.com" w:date="2022-02-02T16:55:00Z"/>
          <w:rFonts w:ascii="Times New Roman" w:eastAsia="ＭＳ 明朝" w:hAnsi="Times New Roman"/>
        </w:rPr>
      </w:pPr>
    </w:p>
    <w:p w14:paraId="3D10E536" w14:textId="77777777" w:rsidR="00EA6E67" w:rsidRPr="00B25F19" w:rsidRDefault="00EA6E67" w:rsidP="00EA6E67">
      <w:pPr>
        <w:widowControl/>
        <w:jc w:val="left"/>
        <w:rPr>
          <w:rFonts w:ascii="Times New Roman" w:eastAsia="ＭＳ 明朝" w:hAnsi="Times New Roman"/>
        </w:rPr>
      </w:pPr>
    </w:p>
    <w:p w14:paraId="0B13A2FF" w14:textId="6B1980C7" w:rsidR="00BF6440" w:rsidDel="008E34DE" w:rsidRDefault="008B0463" w:rsidP="008B0463">
      <w:pPr>
        <w:tabs>
          <w:tab w:val="right" w:leader="dot" w:pos="8400"/>
        </w:tabs>
        <w:rPr>
          <w:del w:id="35" w:author="hideto.9948@gmail.com" w:date="2022-02-02T16:56:00Z"/>
          <w:rFonts w:ascii="Times New Roman" w:eastAsia="ＭＳ 明朝" w:hAnsi="Times New Roman"/>
          <w:b/>
          <w:bCs/>
          <w:sz w:val="27"/>
          <w:szCs w:val="28"/>
        </w:rPr>
      </w:pPr>
      <w:r w:rsidRPr="00B25F19">
        <w:rPr>
          <w:rFonts w:ascii="Times New Roman" w:eastAsia="ＭＳ 明朝" w:hAnsi="Times New Roman" w:hint="eastAsia"/>
          <w:b/>
          <w:bCs/>
          <w:sz w:val="27"/>
          <w:szCs w:val="28"/>
        </w:rPr>
        <w:lastRenderedPageBreak/>
        <w:t>4.3</w:t>
      </w:r>
      <w:r w:rsidRPr="00B25F19">
        <w:rPr>
          <w:rFonts w:ascii="Times New Roman" w:eastAsia="ＭＳ 明朝" w:hAnsi="Times New Roman" w:hint="eastAsia"/>
          <w:b/>
          <w:bCs/>
          <w:sz w:val="27"/>
          <w:szCs w:val="28"/>
        </w:rPr>
        <w:t xml:space="preserve">　測定結果</w:t>
      </w:r>
    </w:p>
    <w:p w14:paraId="4C6E4C5A" w14:textId="77777777" w:rsidR="006A3536" w:rsidRPr="00B25F19" w:rsidRDefault="006A3536" w:rsidP="008B0463">
      <w:pPr>
        <w:tabs>
          <w:tab w:val="right" w:leader="dot" w:pos="8400"/>
        </w:tabs>
        <w:rPr>
          <w:rFonts w:ascii="Times New Roman" w:eastAsia="ＭＳ 明朝" w:hAnsi="Times New Roman"/>
          <w:b/>
          <w:bCs/>
          <w:sz w:val="27"/>
          <w:szCs w:val="28"/>
        </w:rPr>
      </w:pPr>
    </w:p>
    <w:p w14:paraId="4739BD27" w14:textId="66096522" w:rsidR="008B0463" w:rsidRDefault="00735FA7" w:rsidP="00AF0A7A">
      <w:pPr>
        <w:rPr>
          <w:rFonts w:ascii="Times New Roman" w:eastAsia="ＭＳ 明朝" w:hAnsi="Times New Roman"/>
        </w:rPr>
      </w:pPr>
      <w:r>
        <w:rPr>
          <w:noProof/>
        </w:rPr>
        <w:drawing>
          <wp:anchor distT="0" distB="0" distL="114300" distR="114300" simplePos="0" relativeHeight="251675648" behindDoc="1" locked="0" layoutInCell="1" allowOverlap="1" wp14:anchorId="1179C3CA" wp14:editId="1EED22F4">
            <wp:simplePos x="0" y="0"/>
            <wp:positionH relativeFrom="margin">
              <wp:align>right</wp:align>
            </wp:positionH>
            <wp:positionV relativeFrom="paragraph">
              <wp:posOffset>44450</wp:posOffset>
            </wp:positionV>
            <wp:extent cx="5400040" cy="3609975"/>
            <wp:effectExtent l="0" t="0" r="10160" b="9525"/>
            <wp:wrapNone/>
            <wp:docPr id="17" name="グラフ 17">
              <a:extLst xmlns:a="http://schemas.openxmlformats.org/drawingml/2006/main">
                <a:ext uri="{FF2B5EF4-FFF2-40B4-BE49-F238E27FC236}">
                  <a16:creationId xmlns:a16="http://schemas.microsoft.com/office/drawing/2014/main" id="{B863B17A-60EE-4622-B638-4E343E7718A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margin">
              <wp14:pctWidth>0</wp14:pctWidth>
            </wp14:sizeRelH>
            <wp14:sizeRelV relativeFrom="margin">
              <wp14:pctHeight>0</wp14:pctHeight>
            </wp14:sizeRelV>
          </wp:anchor>
        </w:drawing>
      </w:r>
    </w:p>
    <w:p w14:paraId="4E84E0CF" w14:textId="32469A25" w:rsidR="00190D7E" w:rsidRDefault="00190D7E" w:rsidP="00AF0A7A">
      <w:pPr>
        <w:rPr>
          <w:rFonts w:ascii="Times New Roman" w:eastAsia="ＭＳ 明朝" w:hAnsi="Times New Roman"/>
        </w:rPr>
      </w:pPr>
    </w:p>
    <w:p w14:paraId="2DC1B8CD" w14:textId="6B21D0BE" w:rsidR="00190D7E" w:rsidRDefault="00190D7E" w:rsidP="00AF0A7A">
      <w:pPr>
        <w:rPr>
          <w:rFonts w:ascii="Times New Roman" w:eastAsia="ＭＳ 明朝" w:hAnsi="Times New Roman"/>
        </w:rPr>
      </w:pPr>
    </w:p>
    <w:p w14:paraId="774FAA31" w14:textId="42FA19BF" w:rsidR="00190D7E" w:rsidRDefault="00FA78F8" w:rsidP="00AF0A7A">
      <w:pPr>
        <w:rPr>
          <w:rFonts w:ascii="Times New Roman" w:eastAsia="ＭＳ 明朝" w:hAnsi="Times New Roman"/>
        </w:rPr>
      </w:pPr>
      <w:r>
        <w:rPr>
          <w:rFonts w:ascii="Times New Roman" w:eastAsia="ＭＳ 明朝" w:hAnsi="Times New Roman"/>
          <w:noProof/>
        </w:rPr>
        <mc:AlternateContent>
          <mc:Choice Requires="wps">
            <w:drawing>
              <wp:anchor distT="0" distB="0" distL="114300" distR="114300" simplePos="0" relativeHeight="251674624" behindDoc="0" locked="0" layoutInCell="1" allowOverlap="1" wp14:anchorId="0B7C1146" wp14:editId="3D5DC1E6">
                <wp:simplePos x="0" y="0"/>
                <wp:positionH relativeFrom="column">
                  <wp:posOffset>558165</wp:posOffset>
                </wp:positionH>
                <wp:positionV relativeFrom="paragraph">
                  <wp:posOffset>25400</wp:posOffset>
                </wp:positionV>
                <wp:extent cx="4762500" cy="0"/>
                <wp:effectExtent l="0" t="19050" r="19050" b="19050"/>
                <wp:wrapNone/>
                <wp:docPr id="16" name="直線コネクタ 16"/>
                <wp:cNvGraphicFramePr/>
                <a:graphic xmlns:a="http://schemas.openxmlformats.org/drawingml/2006/main">
                  <a:graphicData uri="http://schemas.microsoft.com/office/word/2010/wordprocessingShape">
                    <wps:wsp>
                      <wps:cNvCnPr/>
                      <wps:spPr>
                        <a:xfrm>
                          <a:off x="0" y="0"/>
                          <a:ext cx="4762500" cy="0"/>
                        </a:xfrm>
                        <a:prstGeom prst="line">
                          <a:avLst/>
                        </a:prstGeom>
                        <a:ln w="28575">
                          <a:solidFill>
                            <a:schemeClr val="accent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027AD29" id="直線コネクタ 16" o:spid="_x0000_s1026" style="position:absolute;left:0;text-align:lef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3.95pt,2pt" to="418.9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" strokecolor="#70ad47 [3209]" strokeweight="2.25pt">
                <v:stroke joinstyle="miter"/>
              </v:line>
            </w:pict>
          </mc:Fallback>
        </mc:AlternateContent>
      </w:r>
    </w:p>
    <w:p w14:paraId="4B27C32E" w14:textId="52708DBB" w:rsidR="00190D7E" w:rsidRDefault="00190D7E" w:rsidP="00AF0A7A">
      <w:pPr>
        <w:rPr>
          <w:rFonts w:ascii="Times New Roman" w:eastAsia="ＭＳ 明朝" w:hAnsi="Times New Roman"/>
        </w:rPr>
      </w:pPr>
    </w:p>
    <w:p w14:paraId="3B63205E" w14:textId="32EFEA2A" w:rsidR="00190D7E" w:rsidRDefault="00190D7E" w:rsidP="00AF0A7A">
      <w:pPr>
        <w:rPr>
          <w:rFonts w:ascii="Times New Roman" w:eastAsia="ＭＳ 明朝" w:hAnsi="Times New Roman"/>
        </w:rPr>
      </w:pPr>
    </w:p>
    <w:p w14:paraId="21939DF9" w14:textId="0D87A409" w:rsidR="00190D7E" w:rsidRDefault="00190D7E" w:rsidP="00AF0A7A">
      <w:pPr>
        <w:rPr>
          <w:rFonts w:ascii="Times New Roman" w:eastAsia="ＭＳ 明朝" w:hAnsi="Times New Roman"/>
        </w:rPr>
      </w:pPr>
    </w:p>
    <w:p w14:paraId="680C6B69" w14:textId="6E7327ED" w:rsidR="00190D7E" w:rsidRDefault="00190D7E" w:rsidP="00AF0A7A">
      <w:pPr>
        <w:rPr>
          <w:rFonts w:ascii="Times New Roman" w:eastAsia="ＭＳ 明朝" w:hAnsi="Times New Roman"/>
        </w:rPr>
      </w:pPr>
    </w:p>
    <w:p w14:paraId="67A4F45C" w14:textId="3E3F5593" w:rsidR="00190D7E" w:rsidRDefault="00190D7E" w:rsidP="00AF0A7A">
      <w:pPr>
        <w:rPr>
          <w:rFonts w:ascii="Times New Roman" w:eastAsia="ＭＳ 明朝" w:hAnsi="Times New Roman"/>
        </w:rPr>
      </w:pPr>
    </w:p>
    <w:p w14:paraId="1EC2AE50" w14:textId="2DA5F899" w:rsidR="00190D7E" w:rsidRDefault="00190D7E" w:rsidP="00AF0A7A">
      <w:pPr>
        <w:rPr>
          <w:rFonts w:ascii="Times New Roman" w:eastAsia="ＭＳ 明朝" w:hAnsi="Times New Roman"/>
        </w:rPr>
      </w:pPr>
    </w:p>
    <w:p w14:paraId="533ECEA3" w14:textId="2B8A20E0" w:rsidR="00190D7E" w:rsidRDefault="00190D7E" w:rsidP="00AF0A7A">
      <w:pPr>
        <w:rPr>
          <w:rFonts w:ascii="Times New Roman" w:eastAsia="ＭＳ 明朝" w:hAnsi="Times New Roman"/>
        </w:rPr>
      </w:pPr>
    </w:p>
    <w:p w14:paraId="6D1C0D29" w14:textId="6831CB4A" w:rsidR="00190D7E" w:rsidRDefault="00190D7E" w:rsidP="00AF0A7A">
      <w:pPr>
        <w:rPr>
          <w:rFonts w:ascii="Times New Roman" w:eastAsia="ＭＳ 明朝" w:hAnsi="Times New Roman"/>
        </w:rPr>
      </w:pPr>
    </w:p>
    <w:p w14:paraId="5950B737" w14:textId="089190F3" w:rsidR="00190D7E" w:rsidRDefault="00190D7E" w:rsidP="00AF0A7A">
      <w:pPr>
        <w:rPr>
          <w:rFonts w:ascii="Times New Roman" w:eastAsia="ＭＳ 明朝" w:hAnsi="Times New Roman"/>
        </w:rPr>
      </w:pPr>
    </w:p>
    <w:p w14:paraId="53727731" w14:textId="6953867D" w:rsidR="00190D7E" w:rsidRDefault="00190D7E" w:rsidP="00AF0A7A">
      <w:pPr>
        <w:rPr>
          <w:rFonts w:ascii="Times New Roman" w:eastAsia="ＭＳ 明朝" w:hAnsi="Times New Roman"/>
        </w:rPr>
      </w:pPr>
    </w:p>
    <w:p w14:paraId="445B54A2" w14:textId="7ECAA1EA" w:rsidR="00190D7E" w:rsidRDefault="00190D7E" w:rsidP="00AF0A7A">
      <w:pPr>
        <w:rPr>
          <w:rFonts w:ascii="Times New Roman" w:eastAsia="ＭＳ 明朝" w:hAnsi="Times New Roman"/>
        </w:rPr>
      </w:pPr>
    </w:p>
    <w:p w14:paraId="235B4D19" w14:textId="77777777" w:rsidR="00190D7E" w:rsidRPr="00B25F19" w:rsidRDefault="00190D7E" w:rsidP="00AF0A7A">
      <w:pPr>
        <w:rPr>
          <w:rFonts w:ascii="Times New Roman" w:eastAsia="ＭＳ 明朝" w:hAnsi="Times New Roman"/>
        </w:rPr>
      </w:pPr>
    </w:p>
    <w:p w14:paraId="314B61F1" w14:textId="561CC823" w:rsidR="008B0463" w:rsidRDefault="000B2FEB" w:rsidP="006A3536">
      <w:pPr>
        <w:jc w:val="center"/>
        <w:rPr>
          <w:rFonts w:ascii="Times New Roman" w:eastAsia="ＭＳ 明朝" w:hAnsi="Times New Roman"/>
        </w:rPr>
      </w:pPr>
      <w:r w:rsidRPr="00B25F19">
        <w:rPr>
          <w:rFonts w:ascii="Times New Roman" w:eastAsia="ＭＳ 明朝" w:hAnsi="Times New Roman" w:hint="eastAsia"/>
        </w:rPr>
        <w:t>図</w:t>
      </w:r>
      <w:r w:rsidRPr="00B25F19">
        <w:rPr>
          <w:rFonts w:ascii="Times New Roman" w:eastAsia="ＭＳ 明朝" w:hAnsi="Times New Roman" w:hint="eastAsia"/>
        </w:rPr>
        <w:t>4.</w:t>
      </w:r>
      <w:r w:rsidR="00BF6440">
        <w:rPr>
          <w:rFonts w:ascii="Times New Roman" w:eastAsia="ＭＳ 明朝" w:hAnsi="Times New Roman" w:hint="eastAsia"/>
        </w:rPr>
        <w:t>4</w:t>
      </w:r>
      <w:r w:rsidRPr="00B25F19">
        <w:rPr>
          <w:rFonts w:ascii="Times New Roman" w:eastAsia="ＭＳ 明朝" w:hAnsi="Times New Roman" w:hint="eastAsia"/>
        </w:rPr>
        <w:t xml:space="preserve">　測定結果</w:t>
      </w:r>
      <w:r w:rsidR="00DB3A38">
        <w:rPr>
          <w:rFonts w:ascii="Times New Roman" w:eastAsia="ＭＳ 明朝" w:hAnsi="Times New Roman" w:hint="eastAsia"/>
        </w:rPr>
        <w:t>（</w:t>
      </w:r>
      <w:r w:rsidR="00DB3A38">
        <w:rPr>
          <w:rFonts w:ascii="Times New Roman" w:eastAsia="ＭＳ 明朝" w:hAnsi="Times New Roman" w:hint="eastAsia"/>
        </w:rPr>
        <w:t>18:00</w:t>
      </w:r>
      <w:r w:rsidR="00DB3A38">
        <w:rPr>
          <w:rFonts w:ascii="Times New Roman" w:eastAsia="ＭＳ 明朝" w:hAnsi="Times New Roman" w:hint="eastAsia"/>
        </w:rPr>
        <w:t>の時間帯）</w:t>
      </w:r>
    </w:p>
    <w:p w14:paraId="2936C6B3" w14:textId="241B90F6" w:rsidR="006A3536" w:rsidRDefault="00871005" w:rsidP="00871005">
      <w:pPr>
        <w:jc w:val="center"/>
        <w:rPr>
          <w:rFonts w:ascii="Times New Roman" w:eastAsia="ＭＳ 明朝" w:hAnsi="Times New Roman"/>
        </w:rPr>
      </w:pPr>
      <w:ins w:id="36" w:author="hideto.9948@gmail.com" w:date="2022-02-02T16:55:00Z">
        <w:r>
          <w:rPr>
            <w:rFonts w:ascii="Times New Roman" w:eastAsia="ＭＳ 明朝" w:hAnsi="Times New Roman"/>
          </w:rPr>
          <w:t xml:space="preserve">Fig. 4.4 </w:t>
        </w:r>
      </w:ins>
      <w:ins w:id="37" w:author="hideto.9948@gmail.com" w:date="2022-02-02T16:56:00Z">
        <w:r w:rsidR="008E34DE" w:rsidRPr="008E34DE">
          <w:rPr>
            <w:rFonts w:ascii="Times New Roman" w:eastAsia="ＭＳ 明朝" w:hAnsi="Times New Roman"/>
          </w:rPr>
          <w:t>result</w:t>
        </w:r>
        <w:r w:rsidR="008E34DE">
          <w:rPr>
            <w:rFonts w:ascii="Times New Roman" w:eastAsia="ＭＳ 明朝" w:hAnsi="Times New Roman"/>
          </w:rPr>
          <w:t>(18:00)</w:t>
        </w:r>
      </w:ins>
    </w:p>
    <w:p w14:paraId="50623BE1" w14:textId="472CFF21" w:rsidR="00EA6E67" w:rsidRDefault="00DB3A38" w:rsidP="00AF0A7A">
      <w:pPr>
        <w:rPr>
          <w:rFonts w:ascii="Times New Roman" w:eastAsia="ＭＳ 明朝" w:hAnsi="Times New Roman"/>
        </w:rPr>
      </w:pPr>
      <w:r>
        <w:rPr>
          <w:noProof/>
        </w:rPr>
        <w:drawing>
          <wp:anchor distT="0" distB="0" distL="114300" distR="114300" simplePos="0" relativeHeight="251680768" behindDoc="1" locked="0" layoutInCell="1" allowOverlap="1" wp14:anchorId="2444798B" wp14:editId="6B978407">
            <wp:simplePos x="0" y="0"/>
            <wp:positionH relativeFrom="margin">
              <wp:align>right</wp:align>
            </wp:positionH>
            <wp:positionV relativeFrom="paragraph">
              <wp:posOffset>25401</wp:posOffset>
            </wp:positionV>
            <wp:extent cx="5400040" cy="3333750"/>
            <wp:effectExtent l="0" t="0" r="10160" b="0"/>
            <wp:wrapNone/>
            <wp:docPr id="22" name="グラフ 22">
              <a:extLst xmlns:a="http://schemas.openxmlformats.org/drawingml/2006/main">
                <a:ext uri="{FF2B5EF4-FFF2-40B4-BE49-F238E27FC236}">
                  <a16:creationId xmlns:a16="http://schemas.microsoft.com/office/drawing/2014/main" id="{2161929F-9275-4EE9-A378-ACE0F6F44C9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margin">
              <wp14:pctWidth>0</wp14:pctWidth>
            </wp14:sizeRelH>
            <wp14:sizeRelV relativeFrom="margin">
              <wp14:pctHeight>0</wp14:pctHeight>
            </wp14:sizeRelV>
          </wp:anchor>
        </w:drawing>
      </w:r>
    </w:p>
    <w:p w14:paraId="42D8CA4A" w14:textId="11D55160" w:rsidR="00BF6440" w:rsidRDefault="00BF6440" w:rsidP="00AF0A7A">
      <w:pPr>
        <w:rPr>
          <w:rFonts w:ascii="Times New Roman" w:eastAsia="ＭＳ 明朝" w:hAnsi="Times New Roman"/>
        </w:rPr>
      </w:pPr>
    </w:p>
    <w:p w14:paraId="3F9F9735" w14:textId="6878A318" w:rsidR="00BF6440" w:rsidRDefault="00BF6440" w:rsidP="00AF0A7A">
      <w:pPr>
        <w:rPr>
          <w:rFonts w:ascii="Times New Roman" w:eastAsia="ＭＳ 明朝" w:hAnsi="Times New Roman"/>
        </w:rPr>
      </w:pPr>
    </w:p>
    <w:p w14:paraId="7715BD90" w14:textId="18162218" w:rsidR="00BF6440" w:rsidRDefault="00BF6440" w:rsidP="00AF0A7A">
      <w:pPr>
        <w:rPr>
          <w:rFonts w:ascii="Times New Roman" w:eastAsia="ＭＳ 明朝" w:hAnsi="Times New Roman"/>
        </w:rPr>
      </w:pPr>
    </w:p>
    <w:p w14:paraId="2426B209" w14:textId="7B88C966" w:rsidR="00BF6440" w:rsidRDefault="00BF6440" w:rsidP="00AF0A7A">
      <w:pPr>
        <w:rPr>
          <w:rFonts w:ascii="Times New Roman" w:eastAsia="ＭＳ 明朝" w:hAnsi="Times New Roman"/>
        </w:rPr>
      </w:pPr>
    </w:p>
    <w:p w14:paraId="49A34EDB" w14:textId="19150AB1" w:rsidR="00BF6440" w:rsidRDefault="00BF6440" w:rsidP="00AF0A7A">
      <w:pPr>
        <w:rPr>
          <w:rFonts w:ascii="Times New Roman" w:eastAsia="ＭＳ 明朝" w:hAnsi="Times New Roman"/>
        </w:rPr>
      </w:pPr>
    </w:p>
    <w:p w14:paraId="5747E7B0" w14:textId="7C903E66" w:rsidR="00BF6440" w:rsidRDefault="00BF6440" w:rsidP="00AF0A7A">
      <w:pPr>
        <w:rPr>
          <w:rFonts w:ascii="Times New Roman" w:eastAsia="ＭＳ 明朝" w:hAnsi="Times New Roman"/>
        </w:rPr>
      </w:pPr>
    </w:p>
    <w:p w14:paraId="44B6CBBC" w14:textId="33B2CEBA" w:rsidR="00BF6440" w:rsidRDefault="00BF6440" w:rsidP="00AF0A7A">
      <w:pPr>
        <w:rPr>
          <w:rFonts w:ascii="Times New Roman" w:eastAsia="ＭＳ 明朝" w:hAnsi="Times New Roman"/>
        </w:rPr>
      </w:pPr>
    </w:p>
    <w:p w14:paraId="6DB190D5" w14:textId="500E1E5C" w:rsidR="00BF6440" w:rsidRDefault="00BF6440" w:rsidP="00AF0A7A">
      <w:pPr>
        <w:rPr>
          <w:rFonts w:ascii="Times New Roman" w:eastAsia="ＭＳ 明朝" w:hAnsi="Times New Roman"/>
        </w:rPr>
      </w:pPr>
    </w:p>
    <w:p w14:paraId="48AF8750" w14:textId="10E6E461" w:rsidR="00BF6440" w:rsidRDefault="00BF6440" w:rsidP="00AF0A7A">
      <w:pPr>
        <w:rPr>
          <w:rFonts w:ascii="Times New Roman" w:eastAsia="ＭＳ 明朝" w:hAnsi="Times New Roman"/>
        </w:rPr>
      </w:pPr>
    </w:p>
    <w:p w14:paraId="04D40853" w14:textId="55501CA3" w:rsidR="00BF6440" w:rsidRDefault="00BF6440" w:rsidP="00AF0A7A">
      <w:pPr>
        <w:rPr>
          <w:rFonts w:ascii="Times New Roman" w:eastAsia="ＭＳ 明朝" w:hAnsi="Times New Roman"/>
        </w:rPr>
      </w:pPr>
    </w:p>
    <w:p w14:paraId="7D6773CD" w14:textId="04D27078" w:rsidR="00BF6440" w:rsidRDefault="00BF6440" w:rsidP="00AF0A7A">
      <w:pPr>
        <w:rPr>
          <w:rFonts w:ascii="Times New Roman" w:eastAsia="ＭＳ 明朝" w:hAnsi="Times New Roman"/>
        </w:rPr>
      </w:pPr>
    </w:p>
    <w:p w14:paraId="18315BC7" w14:textId="389A8CE7" w:rsidR="00BF6440" w:rsidRDefault="00BF6440" w:rsidP="00AF0A7A">
      <w:pPr>
        <w:rPr>
          <w:rFonts w:ascii="Times New Roman" w:eastAsia="ＭＳ 明朝" w:hAnsi="Times New Roman"/>
        </w:rPr>
      </w:pPr>
    </w:p>
    <w:p w14:paraId="1C1C48D2" w14:textId="04225E09" w:rsidR="00BF6440" w:rsidRDefault="00BF6440" w:rsidP="00AF0A7A">
      <w:pPr>
        <w:rPr>
          <w:rFonts w:ascii="Times New Roman" w:eastAsia="ＭＳ 明朝" w:hAnsi="Times New Roman"/>
        </w:rPr>
      </w:pPr>
    </w:p>
    <w:p w14:paraId="3AACEA35" w14:textId="16A1CF45" w:rsidR="00BF6440" w:rsidRDefault="00BF6440" w:rsidP="00AF0A7A">
      <w:pPr>
        <w:rPr>
          <w:rFonts w:ascii="Times New Roman" w:eastAsia="ＭＳ 明朝" w:hAnsi="Times New Roman"/>
        </w:rPr>
      </w:pPr>
    </w:p>
    <w:p w14:paraId="58993FA4" w14:textId="3341F6B1" w:rsidR="00BF6440" w:rsidRDefault="00DB3A38" w:rsidP="00DB3A38">
      <w:pPr>
        <w:jc w:val="center"/>
        <w:rPr>
          <w:ins w:id="38" w:author="hideto.9948@gmail.com" w:date="2022-02-02T16:56:00Z"/>
          <w:rFonts w:ascii="Times New Roman" w:eastAsia="ＭＳ 明朝" w:hAnsi="Times New Roman"/>
        </w:rPr>
      </w:pPr>
      <w:r>
        <w:rPr>
          <w:rFonts w:ascii="Times New Roman" w:eastAsia="ＭＳ 明朝" w:hAnsi="Times New Roman" w:hint="eastAsia"/>
        </w:rPr>
        <w:t>図</w:t>
      </w:r>
      <w:r>
        <w:rPr>
          <w:rFonts w:ascii="Times New Roman" w:eastAsia="ＭＳ 明朝" w:hAnsi="Times New Roman" w:hint="eastAsia"/>
        </w:rPr>
        <w:t>4.5</w:t>
      </w:r>
      <w:r>
        <w:rPr>
          <w:rFonts w:ascii="Times New Roman" w:eastAsia="ＭＳ 明朝" w:hAnsi="Times New Roman" w:hint="eastAsia"/>
        </w:rPr>
        <w:t xml:space="preserve">　測定結果（</w:t>
      </w:r>
      <w:r>
        <w:rPr>
          <w:rFonts w:ascii="Times New Roman" w:eastAsia="ＭＳ 明朝" w:hAnsi="Times New Roman" w:hint="eastAsia"/>
        </w:rPr>
        <w:t>11:00</w:t>
      </w:r>
      <w:r>
        <w:rPr>
          <w:rFonts w:ascii="Times New Roman" w:eastAsia="ＭＳ 明朝" w:hAnsi="Times New Roman" w:hint="eastAsia"/>
        </w:rPr>
        <w:t>の時間帯）</w:t>
      </w:r>
    </w:p>
    <w:p w14:paraId="04A1BBF9" w14:textId="2ED416A0" w:rsidR="008E34DE" w:rsidRPr="00B25F19" w:rsidRDefault="008E34DE" w:rsidP="00DB3A38">
      <w:pPr>
        <w:jc w:val="center"/>
        <w:rPr>
          <w:rFonts w:ascii="Times New Roman" w:eastAsia="ＭＳ 明朝" w:hAnsi="Times New Roman"/>
        </w:rPr>
      </w:pPr>
      <w:ins w:id="39" w:author="hideto.9948@gmail.com" w:date="2022-02-02T16:56:00Z">
        <w:r>
          <w:rPr>
            <w:rFonts w:ascii="Times New Roman" w:eastAsia="ＭＳ 明朝" w:hAnsi="Times New Roman" w:hint="eastAsia"/>
          </w:rPr>
          <w:t>F</w:t>
        </w:r>
        <w:r>
          <w:rPr>
            <w:rFonts w:ascii="Times New Roman" w:eastAsia="ＭＳ 明朝" w:hAnsi="Times New Roman"/>
          </w:rPr>
          <w:t xml:space="preserve">ig. 4.5 </w:t>
        </w:r>
        <w:r w:rsidRPr="008E34DE">
          <w:rPr>
            <w:rFonts w:ascii="Times New Roman" w:eastAsia="ＭＳ 明朝" w:hAnsi="Times New Roman"/>
          </w:rPr>
          <w:t>result</w:t>
        </w:r>
        <w:r>
          <w:rPr>
            <w:rFonts w:ascii="Times New Roman" w:eastAsia="ＭＳ 明朝" w:hAnsi="Times New Roman"/>
          </w:rPr>
          <w:t>(11:00)</w:t>
        </w:r>
      </w:ins>
    </w:p>
    <w:p w14:paraId="1392961C" w14:textId="1B252A6A" w:rsidR="0089083B" w:rsidRPr="00B25F19" w:rsidRDefault="000B2FEB" w:rsidP="00AF0A7A">
      <w:pPr>
        <w:rPr>
          <w:rFonts w:ascii="Times New Roman" w:eastAsia="ＭＳ 明朝" w:hAnsi="Times New Roman"/>
        </w:rPr>
      </w:pPr>
      <w:r w:rsidRPr="00B25F19">
        <w:rPr>
          <w:rFonts w:ascii="Times New Roman" w:eastAsia="ＭＳ 明朝" w:hAnsi="Times New Roman" w:hint="eastAsia"/>
        </w:rPr>
        <w:lastRenderedPageBreak/>
        <w:t xml:space="preserve">　測定結果を図</w:t>
      </w:r>
      <w:r w:rsidRPr="00B25F19">
        <w:rPr>
          <w:rFonts w:ascii="Times New Roman" w:eastAsia="ＭＳ 明朝" w:hAnsi="Times New Roman" w:hint="eastAsia"/>
        </w:rPr>
        <w:t>4.</w:t>
      </w:r>
      <w:r w:rsidR="00BF6440">
        <w:rPr>
          <w:rFonts w:ascii="Times New Roman" w:eastAsia="ＭＳ 明朝" w:hAnsi="Times New Roman" w:hint="eastAsia"/>
        </w:rPr>
        <w:t>4</w:t>
      </w:r>
      <w:r w:rsidR="00BF6440">
        <w:rPr>
          <w:rFonts w:ascii="Times New Roman" w:eastAsia="ＭＳ 明朝" w:hAnsi="Times New Roman" w:hint="eastAsia"/>
        </w:rPr>
        <w:t>および図</w:t>
      </w:r>
      <w:r w:rsidR="00BF6440">
        <w:rPr>
          <w:rFonts w:ascii="Times New Roman" w:eastAsia="ＭＳ 明朝" w:hAnsi="Times New Roman" w:hint="eastAsia"/>
        </w:rPr>
        <w:t>4.5</w:t>
      </w:r>
      <w:r w:rsidRPr="00B25F19">
        <w:rPr>
          <w:rFonts w:ascii="Times New Roman" w:eastAsia="ＭＳ 明朝" w:hAnsi="Times New Roman" w:hint="eastAsia"/>
        </w:rPr>
        <w:t>に示す。図</w:t>
      </w:r>
      <w:r w:rsidRPr="00B25F19">
        <w:rPr>
          <w:rFonts w:ascii="Times New Roman" w:eastAsia="ＭＳ 明朝" w:hAnsi="Times New Roman" w:hint="eastAsia"/>
        </w:rPr>
        <w:t>4.</w:t>
      </w:r>
      <w:r w:rsidR="00BF6440">
        <w:rPr>
          <w:rFonts w:ascii="Times New Roman" w:eastAsia="ＭＳ 明朝" w:hAnsi="Times New Roman"/>
        </w:rPr>
        <w:t>4</w:t>
      </w:r>
      <w:r w:rsidR="00DB3A38">
        <w:rPr>
          <w:rFonts w:ascii="Times New Roman" w:eastAsia="ＭＳ 明朝" w:hAnsi="Times New Roman" w:hint="eastAsia"/>
        </w:rPr>
        <w:t>および図</w:t>
      </w:r>
      <w:r w:rsidR="00DB3A38">
        <w:rPr>
          <w:rFonts w:ascii="Times New Roman" w:eastAsia="ＭＳ 明朝" w:hAnsi="Times New Roman" w:hint="eastAsia"/>
        </w:rPr>
        <w:t>4.5</w:t>
      </w:r>
      <w:r w:rsidRPr="00B25F19">
        <w:rPr>
          <w:rFonts w:ascii="Times New Roman" w:eastAsia="ＭＳ 明朝" w:hAnsi="Times New Roman" w:hint="eastAsia"/>
        </w:rPr>
        <w:t>中の</w:t>
      </w:r>
      <w:r w:rsidRPr="00B25F19">
        <w:rPr>
          <w:rFonts w:ascii="Times New Roman" w:eastAsia="ＭＳ 明朝" w:hAnsi="Times New Roman" w:cs="Times New Roman"/>
        </w:rPr>
        <w:t>Agreement</w:t>
      </w:r>
      <w:r w:rsidRPr="00B25F19">
        <w:rPr>
          <w:rFonts w:ascii="Times New Roman" w:eastAsia="ＭＳ 明朝" w:hAnsi="Times New Roman"/>
        </w:rPr>
        <w:t xml:space="preserve"> </w:t>
      </w:r>
      <w:r w:rsidRPr="00B25F19">
        <w:rPr>
          <w:rFonts w:ascii="Times New Roman" w:eastAsia="ＭＳ 明朝" w:hAnsi="Times New Roman" w:cs="Times New Roman"/>
        </w:rPr>
        <w:t>Cost</w:t>
      </w:r>
      <w:r w:rsidRPr="00B25F19">
        <w:rPr>
          <w:rFonts w:ascii="Times New Roman" w:eastAsia="ＭＳ 明朝" w:hAnsi="Times New Roman" w:hint="eastAsia"/>
        </w:rPr>
        <w:t>とは、約定処理で消費される</w:t>
      </w:r>
      <w:r w:rsidRPr="00B25F19">
        <w:rPr>
          <w:rFonts w:ascii="Times New Roman" w:eastAsia="ＭＳ 明朝" w:hAnsi="Times New Roman" w:cs="Times New Roman"/>
        </w:rPr>
        <w:t>Gas</w:t>
      </w:r>
      <w:r w:rsidRPr="00B25F19">
        <w:rPr>
          <w:rFonts w:ascii="Times New Roman" w:eastAsia="ＭＳ 明朝" w:hAnsi="Times New Roman" w:hint="eastAsia"/>
        </w:rPr>
        <w:t>のことである。</w:t>
      </w:r>
      <w:r w:rsidR="0089083B" w:rsidRPr="00B25F19">
        <w:rPr>
          <w:rFonts w:ascii="Times New Roman" w:eastAsia="ＭＳ 明朝" w:hAnsi="Times New Roman" w:hint="eastAsia"/>
        </w:rPr>
        <w:t>図</w:t>
      </w:r>
      <w:r w:rsidR="0089083B" w:rsidRPr="00B25F19">
        <w:rPr>
          <w:rFonts w:ascii="Times New Roman" w:eastAsia="ＭＳ 明朝" w:hAnsi="Times New Roman" w:hint="eastAsia"/>
        </w:rPr>
        <w:t>4.</w:t>
      </w:r>
      <w:r w:rsidR="00BF6440">
        <w:rPr>
          <w:rFonts w:ascii="Times New Roman" w:eastAsia="ＭＳ 明朝" w:hAnsi="Times New Roman"/>
        </w:rPr>
        <w:t>4</w:t>
      </w:r>
      <w:r w:rsidR="0089083B" w:rsidRPr="00B25F19">
        <w:rPr>
          <w:rFonts w:ascii="Times New Roman" w:eastAsia="ＭＳ 明朝" w:hAnsi="Times New Roman" w:hint="eastAsia"/>
        </w:rPr>
        <w:t>より、不足インバランス許容率が</w:t>
      </w:r>
      <w:r w:rsidR="0089083B" w:rsidRPr="00B25F19">
        <w:rPr>
          <w:rFonts w:ascii="Times New Roman" w:eastAsia="ＭＳ 明朝" w:hAnsi="Times New Roman" w:hint="eastAsia"/>
        </w:rPr>
        <w:t>0</w:t>
      </w:r>
      <w:r w:rsidR="0089083B" w:rsidRPr="00B25F19">
        <w:rPr>
          <w:rFonts w:ascii="Times New Roman" w:eastAsia="ＭＳ 明朝" w:hAnsi="Times New Roman" w:cs="Times New Roman"/>
        </w:rPr>
        <w:t>％</w:t>
      </w:r>
      <w:r w:rsidR="0089083B" w:rsidRPr="00B25F19">
        <w:rPr>
          <w:rFonts w:ascii="Times New Roman" w:eastAsia="ＭＳ 明朝" w:hAnsi="Times New Roman" w:hint="eastAsia"/>
        </w:rPr>
        <w:t>、余剰インバランス許容率が</w:t>
      </w:r>
      <w:r w:rsidR="0089083B" w:rsidRPr="00B25F19">
        <w:rPr>
          <w:rFonts w:ascii="Times New Roman" w:eastAsia="ＭＳ 明朝" w:hAnsi="Times New Roman" w:hint="eastAsia"/>
        </w:rPr>
        <w:t>0</w:t>
      </w:r>
      <w:r w:rsidR="0089083B" w:rsidRPr="00B25F19">
        <w:rPr>
          <w:rFonts w:ascii="Times New Roman" w:eastAsia="ＭＳ 明朝" w:hAnsi="Times New Roman" w:cs="Times New Roman"/>
        </w:rPr>
        <w:t>％</w:t>
      </w:r>
      <w:r w:rsidR="0089083B" w:rsidRPr="00B25F19">
        <w:rPr>
          <w:rFonts w:ascii="Times New Roman" w:eastAsia="ＭＳ 明朝" w:hAnsi="Times New Roman" w:hint="eastAsia"/>
        </w:rPr>
        <w:t>のとき、不足インバランス許容率が</w:t>
      </w:r>
      <w:r w:rsidR="0089083B" w:rsidRPr="00B25F19">
        <w:rPr>
          <w:rFonts w:ascii="Times New Roman" w:eastAsia="ＭＳ 明朝" w:hAnsi="Times New Roman" w:hint="eastAsia"/>
        </w:rPr>
        <w:t>0</w:t>
      </w:r>
      <w:r w:rsidR="0089083B" w:rsidRPr="00B25F19">
        <w:rPr>
          <w:rFonts w:ascii="Times New Roman" w:eastAsia="ＭＳ 明朝" w:hAnsi="Times New Roman" w:cs="Times New Roman"/>
        </w:rPr>
        <w:t>％</w:t>
      </w:r>
      <w:r w:rsidR="0089083B" w:rsidRPr="00B25F19">
        <w:rPr>
          <w:rFonts w:ascii="Times New Roman" w:eastAsia="ＭＳ 明朝" w:hAnsi="Times New Roman" w:hint="eastAsia"/>
        </w:rPr>
        <w:t>、余剰インバランス許容率が</w:t>
      </w:r>
      <w:r w:rsidR="0089083B" w:rsidRPr="00B25F19">
        <w:rPr>
          <w:rFonts w:ascii="Times New Roman" w:eastAsia="ＭＳ 明朝" w:hAnsi="Times New Roman" w:hint="eastAsia"/>
        </w:rPr>
        <w:t>5</w:t>
      </w:r>
      <w:r w:rsidR="0089083B" w:rsidRPr="00B25F19">
        <w:rPr>
          <w:rFonts w:ascii="Times New Roman" w:eastAsia="ＭＳ 明朝" w:hAnsi="Times New Roman" w:cs="Times New Roman"/>
        </w:rPr>
        <w:t>％</w:t>
      </w:r>
      <w:r w:rsidR="0089083B" w:rsidRPr="00B25F19">
        <w:rPr>
          <w:rFonts w:ascii="Times New Roman" w:eastAsia="ＭＳ 明朝" w:hAnsi="Times New Roman" w:hint="eastAsia"/>
        </w:rPr>
        <w:t>のときに</w:t>
      </w:r>
      <w:r w:rsidR="0089083B" w:rsidRPr="00B25F19">
        <w:rPr>
          <w:rFonts w:ascii="Times New Roman" w:eastAsia="ＭＳ 明朝" w:hAnsi="Times New Roman" w:cs="Times New Roman"/>
        </w:rPr>
        <w:t>Agreement</w:t>
      </w:r>
      <w:r w:rsidR="0089083B" w:rsidRPr="00B25F19">
        <w:rPr>
          <w:rFonts w:ascii="Times New Roman" w:eastAsia="ＭＳ 明朝" w:hAnsi="Times New Roman"/>
        </w:rPr>
        <w:t xml:space="preserve"> </w:t>
      </w:r>
      <w:r w:rsidR="0089083B" w:rsidRPr="00B25F19">
        <w:rPr>
          <w:rFonts w:ascii="Times New Roman" w:eastAsia="ＭＳ 明朝" w:hAnsi="Times New Roman" w:cs="Times New Roman"/>
        </w:rPr>
        <w:t>Cost</w:t>
      </w:r>
      <w:r w:rsidR="0089083B" w:rsidRPr="00B25F19">
        <w:rPr>
          <w:rFonts w:ascii="Times New Roman" w:eastAsia="ＭＳ 明朝" w:hAnsi="Times New Roman" w:hint="eastAsia"/>
        </w:rPr>
        <w:t>を超えていることがわかる。</w:t>
      </w:r>
      <w:r w:rsidR="00DB3A38">
        <w:rPr>
          <w:rFonts w:ascii="Times New Roman" w:eastAsia="ＭＳ 明朝" w:hAnsi="Times New Roman" w:hint="eastAsia"/>
        </w:rPr>
        <w:t>また、図</w:t>
      </w:r>
      <w:r w:rsidR="00DB3A38">
        <w:rPr>
          <w:rFonts w:ascii="Times New Roman" w:eastAsia="ＭＳ 明朝" w:hAnsi="Times New Roman" w:hint="eastAsia"/>
        </w:rPr>
        <w:t>4.5</w:t>
      </w:r>
      <w:r w:rsidR="00DB3A38">
        <w:rPr>
          <w:rFonts w:ascii="Times New Roman" w:eastAsia="ＭＳ 明朝" w:hAnsi="Times New Roman" w:hint="eastAsia"/>
        </w:rPr>
        <w:t>より、余剰インバランス許容率を</w:t>
      </w:r>
      <w:r w:rsidR="00DB3A38">
        <w:rPr>
          <w:rFonts w:ascii="Times New Roman" w:eastAsia="ＭＳ 明朝" w:hAnsi="Times New Roman" w:hint="eastAsia"/>
        </w:rPr>
        <w:t>10%</w:t>
      </w:r>
      <w:r w:rsidR="00DB3A38">
        <w:rPr>
          <w:rFonts w:ascii="Times New Roman" w:eastAsia="ＭＳ 明朝" w:hAnsi="Times New Roman" w:hint="eastAsia"/>
        </w:rPr>
        <w:t>に設定していても、</w:t>
      </w:r>
      <w:r w:rsidR="00DB3A38">
        <w:rPr>
          <w:rFonts w:ascii="Times New Roman" w:eastAsia="ＭＳ 明朝" w:hAnsi="Times New Roman" w:hint="eastAsia"/>
        </w:rPr>
        <w:t>Agreement</w:t>
      </w:r>
      <w:r w:rsidR="00DB3A38">
        <w:rPr>
          <w:rFonts w:ascii="Times New Roman" w:eastAsia="ＭＳ 明朝" w:hAnsi="Times New Roman"/>
        </w:rPr>
        <w:t xml:space="preserve"> Cost</w:t>
      </w:r>
      <w:r w:rsidR="00DB3A38">
        <w:rPr>
          <w:rFonts w:ascii="Times New Roman" w:eastAsia="ＭＳ 明朝" w:hAnsi="Times New Roman" w:hint="eastAsia"/>
        </w:rPr>
        <w:t>を超えてしまっている。</w:t>
      </w:r>
      <w:r w:rsidR="0089083B" w:rsidRPr="00B25F19">
        <w:rPr>
          <w:rFonts w:ascii="Times New Roman" w:eastAsia="ＭＳ 明朝" w:hAnsi="Times New Roman" w:hint="eastAsia"/>
        </w:rPr>
        <w:t>これは、インバランス精算で消費される</w:t>
      </w:r>
      <w:r w:rsidR="0089083B" w:rsidRPr="00B25F19">
        <w:rPr>
          <w:rFonts w:ascii="Times New Roman" w:eastAsia="ＭＳ 明朝" w:hAnsi="Times New Roman" w:cs="Times New Roman"/>
        </w:rPr>
        <w:t>Gas</w:t>
      </w:r>
      <w:r w:rsidR="0089083B" w:rsidRPr="00B25F19">
        <w:rPr>
          <w:rFonts w:ascii="Times New Roman" w:eastAsia="ＭＳ 明朝" w:hAnsi="Times New Roman" w:hint="eastAsia"/>
        </w:rPr>
        <w:t>は、インバランス精算の回数に比例するため、不足インバランスが多い時間帯であれば不足インバランスを許容</w:t>
      </w:r>
      <w:r w:rsidR="00DB3A38">
        <w:rPr>
          <w:rFonts w:ascii="Times New Roman" w:eastAsia="ＭＳ 明朝" w:hAnsi="Times New Roman" w:hint="eastAsia"/>
        </w:rPr>
        <w:t>する、余剰インバランスが多い時間帯であれば余剰インバランスを許容</w:t>
      </w:r>
      <w:r w:rsidR="0089083B" w:rsidRPr="00B25F19">
        <w:rPr>
          <w:rFonts w:ascii="Times New Roman" w:eastAsia="ＭＳ 明朝" w:hAnsi="Times New Roman" w:hint="eastAsia"/>
        </w:rPr>
        <w:t>しないと、</w:t>
      </w:r>
      <w:r w:rsidR="0089083B" w:rsidRPr="00B25F19">
        <w:rPr>
          <w:rFonts w:ascii="Times New Roman" w:eastAsia="ＭＳ 明朝" w:hAnsi="Times New Roman" w:cs="Times New Roman"/>
        </w:rPr>
        <w:t>Gas</w:t>
      </w:r>
      <w:r w:rsidR="0089083B" w:rsidRPr="00B25F19">
        <w:rPr>
          <w:rFonts w:ascii="Times New Roman" w:eastAsia="ＭＳ 明朝" w:hAnsi="Times New Roman" w:hint="eastAsia"/>
        </w:rPr>
        <w:t>がより多く消費されるためである。また、</w:t>
      </w:r>
      <w:r w:rsidR="0089083B" w:rsidRPr="00B25F19">
        <w:rPr>
          <w:rFonts w:ascii="Times New Roman" w:eastAsia="ＭＳ 明朝" w:hAnsi="Times New Roman" w:cs="Times New Roman"/>
        </w:rPr>
        <w:t>Agreement</w:t>
      </w:r>
      <w:r w:rsidR="0089083B" w:rsidRPr="00B25F19">
        <w:rPr>
          <w:rFonts w:ascii="Times New Roman" w:eastAsia="ＭＳ 明朝" w:hAnsi="Times New Roman"/>
        </w:rPr>
        <w:t xml:space="preserve"> </w:t>
      </w:r>
      <w:r w:rsidR="0089083B" w:rsidRPr="00B25F19">
        <w:rPr>
          <w:rFonts w:ascii="Times New Roman" w:eastAsia="ＭＳ 明朝" w:hAnsi="Times New Roman" w:cs="Times New Roman"/>
        </w:rPr>
        <w:t>Cost</w:t>
      </w:r>
      <w:r w:rsidR="0089083B" w:rsidRPr="00B25F19">
        <w:rPr>
          <w:rFonts w:ascii="Times New Roman" w:eastAsia="ＭＳ 明朝" w:hAnsi="Times New Roman" w:hint="eastAsia"/>
        </w:rPr>
        <w:t>を超えてしまうと、ネットワークを圧迫しかねない。そのため、ネットワークの負荷を考慮すると、</w:t>
      </w:r>
      <w:r w:rsidR="00DB3A38">
        <w:rPr>
          <w:rFonts w:ascii="Times New Roman" w:eastAsia="ＭＳ 明朝" w:hAnsi="Times New Roman" w:hint="eastAsia"/>
        </w:rPr>
        <w:t>インバランスに適切</w:t>
      </w:r>
      <w:r w:rsidR="00AA71B9">
        <w:rPr>
          <w:rFonts w:ascii="Times New Roman" w:eastAsia="ＭＳ 明朝" w:hAnsi="Times New Roman" w:hint="eastAsia"/>
        </w:rPr>
        <w:t>な</w:t>
      </w:r>
      <w:r w:rsidR="00DB3A38">
        <w:rPr>
          <w:rFonts w:ascii="Times New Roman" w:eastAsia="ＭＳ 明朝" w:hAnsi="Times New Roman" w:hint="eastAsia"/>
        </w:rPr>
        <w:t>許容を設けてインバランス精算を行う必要がある。</w:t>
      </w:r>
    </w:p>
    <w:p w14:paraId="486D5744" w14:textId="26331C44" w:rsidR="00A8067B" w:rsidRDefault="00A8067B" w:rsidP="00AF0A7A">
      <w:pPr>
        <w:rPr>
          <w:rFonts w:ascii="Times New Roman" w:eastAsia="ＭＳ 明朝" w:hAnsi="Times New Roman"/>
        </w:rPr>
      </w:pPr>
    </w:p>
    <w:p w14:paraId="11D022C4" w14:textId="254AD74F" w:rsidR="00FA78F8" w:rsidRDefault="00FA78F8" w:rsidP="00AF0A7A">
      <w:pPr>
        <w:rPr>
          <w:rFonts w:ascii="Times New Roman" w:eastAsia="ＭＳ 明朝" w:hAnsi="Times New Roman"/>
        </w:rPr>
      </w:pPr>
    </w:p>
    <w:p w14:paraId="4332B7C2" w14:textId="0BC060F3" w:rsidR="006A3536" w:rsidRDefault="006A3536" w:rsidP="00AF0A7A">
      <w:pPr>
        <w:rPr>
          <w:rFonts w:ascii="Times New Roman" w:eastAsia="ＭＳ 明朝" w:hAnsi="Times New Roman"/>
        </w:rPr>
      </w:pPr>
    </w:p>
    <w:p w14:paraId="6E540B16" w14:textId="293A4FC4" w:rsidR="006A3536" w:rsidRDefault="006A3536" w:rsidP="00AF0A7A">
      <w:pPr>
        <w:rPr>
          <w:rFonts w:ascii="Times New Roman" w:eastAsia="ＭＳ 明朝" w:hAnsi="Times New Roman"/>
        </w:rPr>
      </w:pPr>
    </w:p>
    <w:p w14:paraId="3D12E6F3" w14:textId="1932BC77" w:rsidR="006A3536" w:rsidRDefault="006A3536" w:rsidP="00AF0A7A">
      <w:pPr>
        <w:rPr>
          <w:rFonts w:ascii="Times New Roman" w:eastAsia="ＭＳ 明朝" w:hAnsi="Times New Roman"/>
        </w:rPr>
      </w:pPr>
    </w:p>
    <w:p w14:paraId="4A74DFF2" w14:textId="00C02208" w:rsidR="006A3536" w:rsidRDefault="006A3536" w:rsidP="00AF0A7A">
      <w:pPr>
        <w:rPr>
          <w:rFonts w:ascii="Times New Roman" w:eastAsia="ＭＳ 明朝" w:hAnsi="Times New Roman"/>
        </w:rPr>
      </w:pPr>
    </w:p>
    <w:p w14:paraId="65E63B96" w14:textId="4C88C98D" w:rsidR="006A3536" w:rsidRDefault="006A3536" w:rsidP="00AF0A7A">
      <w:pPr>
        <w:rPr>
          <w:rFonts w:ascii="Times New Roman" w:eastAsia="ＭＳ 明朝" w:hAnsi="Times New Roman"/>
        </w:rPr>
      </w:pPr>
    </w:p>
    <w:p w14:paraId="36A90648" w14:textId="0D62CCC1" w:rsidR="006A3536" w:rsidRDefault="006A3536" w:rsidP="00AF0A7A">
      <w:pPr>
        <w:rPr>
          <w:rFonts w:ascii="Times New Roman" w:eastAsia="ＭＳ 明朝" w:hAnsi="Times New Roman"/>
        </w:rPr>
      </w:pPr>
    </w:p>
    <w:p w14:paraId="2255BE5D" w14:textId="4E74BCBE" w:rsidR="006A3536" w:rsidRDefault="006A3536" w:rsidP="00AF0A7A">
      <w:pPr>
        <w:rPr>
          <w:rFonts w:ascii="Times New Roman" w:eastAsia="ＭＳ 明朝" w:hAnsi="Times New Roman"/>
        </w:rPr>
      </w:pPr>
    </w:p>
    <w:p w14:paraId="6F799F62" w14:textId="27E4750E" w:rsidR="006A3536" w:rsidRDefault="006A3536" w:rsidP="00AF0A7A">
      <w:pPr>
        <w:rPr>
          <w:rFonts w:ascii="Times New Roman" w:eastAsia="ＭＳ 明朝" w:hAnsi="Times New Roman"/>
        </w:rPr>
      </w:pPr>
    </w:p>
    <w:p w14:paraId="026B56B5" w14:textId="6AEA0F34" w:rsidR="006A3536" w:rsidRDefault="006A3536" w:rsidP="00AF0A7A">
      <w:pPr>
        <w:rPr>
          <w:rFonts w:ascii="Times New Roman" w:eastAsia="ＭＳ 明朝" w:hAnsi="Times New Roman"/>
        </w:rPr>
      </w:pPr>
    </w:p>
    <w:p w14:paraId="3056399A" w14:textId="76EC8F26" w:rsidR="006A3536" w:rsidRDefault="006A3536" w:rsidP="00AF0A7A">
      <w:pPr>
        <w:rPr>
          <w:rFonts w:ascii="Times New Roman" w:eastAsia="ＭＳ 明朝" w:hAnsi="Times New Roman"/>
        </w:rPr>
      </w:pPr>
    </w:p>
    <w:p w14:paraId="6C3CAC93" w14:textId="6EB56255" w:rsidR="006A3536" w:rsidRDefault="006A3536" w:rsidP="00AF0A7A">
      <w:pPr>
        <w:rPr>
          <w:rFonts w:ascii="Times New Roman" w:eastAsia="ＭＳ 明朝" w:hAnsi="Times New Roman"/>
        </w:rPr>
      </w:pPr>
    </w:p>
    <w:p w14:paraId="3F8A5C7A" w14:textId="3A0A8911" w:rsidR="006A3536" w:rsidRDefault="006A3536" w:rsidP="00AF0A7A">
      <w:pPr>
        <w:rPr>
          <w:rFonts w:ascii="Times New Roman" w:eastAsia="ＭＳ 明朝" w:hAnsi="Times New Roman"/>
        </w:rPr>
      </w:pPr>
    </w:p>
    <w:p w14:paraId="4139155C" w14:textId="45F54F80" w:rsidR="006A3536" w:rsidRDefault="006A3536" w:rsidP="00AF0A7A">
      <w:pPr>
        <w:rPr>
          <w:rFonts w:ascii="Times New Roman" w:eastAsia="ＭＳ 明朝" w:hAnsi="Times New Roman"/>
        </w:rPr>
      </w:pPr>
    </w:p>
    <w:p w14:paraId="6EF7BC9C" w14:textId="310BA814" w:rsidR="006A3536" w:rsidRDefault="006A3536" w:rsidP="00AF0A7A">
      <w:pPr>
        <w:rPr>
          <w:rFonts w:ascii="Times New Roman" w:eastAsia="ＭＳ 明朝" w:hAnsi="Times New Roman"/>
        </w:rPr>
      </w:pPr>
    </w:p>
    <w:p w14:paraId="273BE767" w14:textId="40290F9E" w:rsidR="006A3536" w:rsidRDefault="006A3536" w:rsidP="00AF0A7A">
      <w:pPr>
        <w:rPr>
          <w:rFonts w:ascii="Times New Roman" w:eastAsia="ＭＳ 明朝" w:hAnsi="Times New Roman"/>
        </w:rPr>
      </w:pPr>
    </w:p>
    <w:p w14:paraId="0248F8E5" w14:textId="44810A29" w:rsidR="006A3536" w:rsidRDefault="006A3536" w:rsidP="00AF0A7A">
      <w:pPr>
        <w:rPr>
          <w:rFonts w:ascii="Times New Roman" w:eastAsia="ＭＳ 明朝" w:hAnsi="Times New Roman"/>
        </w:rPr>
      </w:pPr>
    </w:p>
    <w:p w14:paraId="256F9DBE" w14:textId="46033A25" w:rsidR="006A3536" w:rsidRDefault="006A3536" w:rsidP="00AF0A7A">
      <w:pPr>
        <w:rPr>
          <w:rFonts w:ascii="Times New Roman" w:eastAsia="ＭＳ 明朝" w:hAnsi="Times New Roman"/>
        </w:rPr>
      </w:pPr>
    </w:p>
    <w:p w14:paraId="04DA7928" w14:textId="4C66B398" w:rsidR="006A3536" w:rsidRDefault="006A3536" w:rsidP="00AF0A7A">
      <w:pPr>
        <w:rPr>
          <w:rFonts w:ascii="Times New Roman" w:eastAsia="ＭＳ 明朝" w:hAnsi="Times New Roman"/>
        </w:rPr>
      </w:pPr>
    </w:p>
    <w:p w14:paraId="1B04B3AD" w14:textId="1E6DA514" w:rsidR="006A3536" w:rsidRDefault="006A3536" w:rsidP="00AF0A7A">
      <w:pPr>
        <w:rPr>
          <w:rFonts w:ascii="Times New Roman" w:eastAsia="ＭＳ 明朝" w:hAnsi="Times New Roman"/>
        </w:rPr>
      </w:pPr>
    </w:p>
    <w:p w14:paraId="6F62B0B4" w14:textId="3821CB53" w:rsidR="006A3536" w:rsidRDefault="006A3536" w:rsidP="00AF0A7A">
      <w:pPr>
        <w:rPr>
          <w:rFonts w:ascii="Times New Roman" w:eastAsia="ＭＳ 明朝" w:hAnsi="Times New Roman"/>
        </w:rPr>
      </w:pPr>
    </w:p>
    <w:p w14:paraId="0381F238" w14:textId="2B35F143" w:rsidR="006A3536" w:rsidRDefault="006A3536" w:rsidP="00AF0A7A">
      <w:pPr>
        <w:rPr>
          <w:rFonts w:ascii="Times New Roman" w:eastAsia="ＭＳ 明朝" w:hAnsi="Times New Roman"/>
        </w:rPr>
      </w:pPr>
    </w:p>
    <w:p w14:paraId="5EDC17E4" w14:textId="77777777" w:rsidR="006A3536" w:rsidRPr="00B25F19" w:rsidRDefault="006A3536" w:rsidP="00AF0A7A">
      <w:pPr>
        <w:rPr>
          <w:rFonts w:ascii="Times New Roman" w:eastAsia="ＭＳ 明朝" w:hAnsi="Times New Roman"/>
        </w:rPr>
      </w:pPr>
    </w:p>
    <w:p w14:paraId="25ACB2D2" w14:textId="27B8F73E" w:rsidR="008B0463" w:rsidRPr="00B25F19" w:rsidRDefault="008B0463" w:rsidP="00AF0A7A">
      <w:pPr>
        <w:rPr>
          <w:rFonts w:ascii="Times New Roman" w:eastAsia="ＭＳ 明朝" w:hAnsi="Times New Roman"/>
          <w:b/>
          <w:bCs/>
          <w:sz w:val="41"/>
          <w:szCs w:val="42"/>
        </w:rPr>
      </w:pPr>
      <w:r w:rsidRPr="00B25F19">
        <w:rPr>
          <w:rFonts w:ascii="Times New Roman" w:eastAsia="ＭＳ 明朝" w:hAnsi="Times New Roman" w:hint="eastAsia"/>
          <w:b/>
          <w:bCs/>
          <w:sz w:val="41"/>
          <w:szCs w:val="42"/>
        </w:rPr>
        <w:lastRenderedPageBreak/>
        <w:t>第</w:t>
      </w:r>
      <w:r w:rsidRPr="00B25F19">
        <w:rPr>
          <w:rFonts w:ascii="Times New Roman" w:eastAsia="ＭＳ 明朝" w:hAnsi="Times New Roman" w:hint="eastAsia"/>
          <w:b/>
          <w:bCs/>
          <w:sz w:val="41"/>
          <w:szCs w:val="42"/>
        </w:rPr>
        <w:t>5</w:t>
      </w:r>
      <w:r w:rsidRPr="00B25F19">
        <w:rPr>
          <w:rFonts w:ascii="Times New Roman" w:eastAsia="ＭＳ 明朝" w:hAnsi="Times New Roman" w:hint="eastAsia"/>
          <w:b/>
          <w:bCs/>
          <w:sz w:val="41"/>
          <w:szCs w:val="42"/>
        </w:rPr>
        <w:t xml:space="preserve">章　</w:t>
      </w:r>
      <w:r w:rsidR="00875A17" w:rsidRPr="00B25F19">
        <w:rPr>
          <w:rFonts w:ascii="Times New Roman" w:eastAsia="ＭＳ 明朝" w:hAnsi="Times New Roman" w:hint="eastAsia"/>
          <w:b/>
          <w:bCs/>
          <w:sz w:val="41"/>
          <w:szCs w:val="42"/>
        </w:rPr>
        <w:t>結言</w:t>
      </w:r>
    </w:p>
    <w:p w14:paraId="15AF9890" w14:textId="0C7C7C0C" w:rsidR="008B0463" w:rsidRPr="00B25F19" w:rsidRDefault="008B0463" w:rsidP="00AF0A7A">
      <w:pPr>
        <w:rPr>
          <w:rFonts w:ascii="Times New Roman" w:eastAsia="ＭＳ 明朝" w:hAnsi="Times New Roman"/>
        </w:rPr>
      </w:pPr>
    </w:p>
    <w:p w14:paraId="16261A19" w14:textId="0B558A78" w:rsidR="006A3536" w:rsidRDefault="00167697" w:rsidP="00AF0A7A">
      <w:pPr>
        <w:rPr>
          <w:rFonts w:ascii="Times New Roman" w:eastAsia="ＭＳ 明朝" w:hAnsi="Times New Roman"/>
        </w:rPr>
      </w:pPr>
      <w:r w:rsidRPr="00B25F19">
        <w:rPr>
          <w:rFonts w:ascii="Times New Roman" w:eastAsia="ＭＳ 明朝" w:hAnsi="Times New Roman" w:hint="eastAsia"/>
        </w:rPr>
        <w:t xml:space="preserve">　本研究では、ブロックチェーンを用いた</w:t>
      </w:r>
      <w:r w:rsidRPr="00B25F19">
        <w:rPr>
          <w:rFonts w:ascii="Times New Roman" w:eastAsia="ＭＳ 明朝" w:hAnsi="Times New Roman" w:cs="Times New Roman"/>
        </w:rPr>
        <w:t>P2P</w:t>
      </w:r>
      <w:r w:rsidRPr="00B25F19">
        <w:rPr>
          <w:rFonts w:ascii="Times New Roman" w:eastAsia="ＭＳ 明朝" w:hAnsi="Times New Roman" w:hint="eastAsia"/>
        </w:rPr>
        <w:t>電力取引におけるインバランス精算の検討を行った。</w:t>
      </w:r>
      <w:r w:rsidR="006A3536">
        <w:rPr>
          <w:rFonts w:ascii="Times New Roman" w:eastAsia="ＭＳ 明朝" w:hAnsi="Times New Roman" w:hint="eastAsia"/>
        </w:rPr>
        <w:t>インバランスに許容を設けてインバランス精算を行うことで、新たに入札・約定をするよりも消費する</w:t>
      </w:r>
      <w:r w:rsidR="006A3536">
        <w:rPr>
          <w:rFonts w:ascii="Times New Roman" w:eastAsia="ＭＳ 明朝" w:hAnsi="Times New Roman" w:hint="eastAsia"/>
        </w:rPr>
        <w:t>Gas</w:t>
      </w:r>
      <w:r w:rsidR="006A3536">
        <w:rPr>
          <w:rFonts w:ascii="Times New Roman" w:eastAsia="ＭＳ 明朝" w:hAnsi="Times New Roman" w:hint="eastAsia"/>
        </w:rPr>
        <w:t>を抑えることができることを確認した。</w:t>
      </w:r>
    </w:p>
    <w:p w14:paraId="6BADCA2C" w14:textId="725AB22E" w:rsidR="006A3536" w:rsidRDefault="006A3536" w:rsidP="00AF0A7A">
      <w:pPr>
        <w:rPr>
          <w:rFonts w:ascii="Times New Roman" w:eastAsia="ＭＳ 明朝" w:hAnsi="Times New Roman"/>
        </w:rPr>
      </w:pPr>
      <w:r>
        <w:rPr>
          <w:rFonts w:ascii="Times New Roman" w:eastAsia="ＭＳ 明朝" w:hAnsi="Times New Roman" w:hint="eastAsia"/>
        </w:rPr>
        <w:t xml:space="preserve">　今後は、時間帯別でのインバランスの許容を設けてインバランス精算の検討をしていく必要がある。</w:t>
      </w:r>
    </w:p>
    <w:p w14:paraId="7F07E067" w14:textId="6C38D829" w:rsidR="008B0463" w:rsidRPr="00B25F19" w:rsidRDefault="008B0463" w:rsidP="00AF0A7A">
      <w:pPr>
        <w:rPr>
          <w:rFonts w:ascii="Times New Roman" w:eastAsia="ＭＳ 明朝" w:hAnsi="Times New Roman"/>
        </w:rPr>
      </w:pPr>
    </w:p>
    <w:p w14:paraId="5BC989C4" w14:textId="5DB6FB32" w:rsidR="008B0463" w:rsidRPr="00B25F19" w:rsidRDefault="008B0463" w:rsidP="00AF0A7A">
      <w:pPr>
        <w:rPr>
          <w:rFonts w:ascii="Times New Roman" w:eastAsia="ＭＳ 明朝" w:hAnsi="Times New Roman"/>
        </w:rPr>
      </w:pPr>
    </w:p>
    <w:p w14:paraId="4FCF8295" w14:textId="66D16AAA" w:rsidR="008B0463" w:rsidRPr="00B25F19" w:rsidRDefault="008B0463" w:rsidP="00AF0A7A">
      <w:pPr>
        <w:rPr>
          <w:rFonts w:ascii="Times New Roman" w:eastAsia="ＭＳ 明朝" w:hAnsi="Times New Roman"/>
        </w:rPr>
      </w:pPr>
    </w:p>
    <w:p w14:paraId="0AF5E21D" w14:textId="15F02AA9" w:rsidR="008B0463" w:rsidRPr="00B25F19" w:rsidRDefault="008B0463" w:rsidP="00AF0A7A">
      <w:pPr>
        <w:rPr>
          <w:rFonts w:ascii="Times New Roman" w:eastAsia="ＭＳ 明朝" w:hAnsi="Times New Roman"/>
        </w:rPr>
      </w:pPr>
    </w:p>
    <w:p w14:paraId="39A14ABF" w14:textId="7BBD4172" w:rsidR="008B0463" w:rsidRPr="00B25F19" w:rsidRDefault="008B0463" w:rsidP="00AF0A7A">
      <w:pPr>
        <w:rPr>
          <w:rFonts w:ascii="Times New Roman" w:eastAsia="ＭＳ 明朝" w:hAnsi="Times New Roman"/>
        </w:rPr>
      </w:pPr>
    </w:p>
    <w:p w14:paraId="2684BE3B" w14:textId="4D82B52D" w:rsidR="008B0463" w:rsidRPr="00B25F19" w:rsidRDefault="008B0463" w:rsidP="00AF0A7A">
      <w:pPr>
        <w:rPr>
          <w:rFonts w:ascii="Times New Roman" w:eastAsia="ＭＳ 明朝" w:hAnsi="Times New Roman"/>
        </w:rPr>
      </w:pPr>
    </w:p>
    <w:p w14:paraId="2A6D4DB9" w14:textId="3E4B8BE6" w:rsidR="008B0463" w:rsidRPr="00B25F19" w:rsidRDefault="008B0463" w:rsidP="00AF0A7A">
      <w:pPr>
        <w:rPr>
          <w:rFonts w:ascii="Times New Roman" w:eastAsia="ＭＳ 明朝" w:hAnsi="Times New Roman"/>
        </w:rPr>
      </w:pPr>
    </w:p>
    <w:p w14:paraId="7342BA49" w14:textId="61F18A83" w:rsidR="008B0463" w:rsidRPr="00B25F19" w:rsidRDefault="008B0463" w:rsidP="00AF0A7A">
      <w:pPr>
        <w:rPr>
          <w:rFonts w:ascii="Times New Roman" w:eastAsia="ＭＳ 明朝" w:hAnsi="Times New Roman"/>
        </w:rPr>
      </w:pPr>
    </w:p>
    <w:p w14:paraId="0A5BB782" w14:textId="7B9BA9A0" w:rsidR="008B0463" w:rsidRPr="00B25F19" w:rsidRDefault="008B0463" w:rsidP="00AF0A7A">
      <w:pPr>
        <w:rPr>
          <w:rFonts w:ascii="Times New Roman" w:eastAsia="ＭＳ 明朝" w:hAnsi="Times New Roman"/>
        </w:rPr>
      </w:pPr>
    </w:p>
    <w:p w14:paraId="1DC75032" w14:textId="025C4564" w:rsidR="008B0463" w:rsidRPr="00B25F19" w:rsidRDefault="008B0463" w:rsidP="00AF0A7A">
      <w:pPr>
        <w:rPr>
          <w:rFonts w:ascii="Times New Roman" w:eastAsia="ＭＳ 明朝" w:hAnsi="Times New Roman"/>
        </w:rPr>
      </w:pPr>
    </w:p>
    <w:p w14:paraId="28DEBBC9" w14:textId="03D6D92E" w:rsidR="008B0463" w:rsidRPr="00B25F19" w:rsidRDefault="008B0463" w:rsidP="00AF0A7A">
      <w:pPr>
        <w:rPr>
          <w:rFonts w:ascii="Times New Roman" w:eastAsia="ＭＳ 明朝" w:hAnsi="Times New Roman"/>
        </w:rPr>
      </w:pPr>
    </w:p>
    <w:p w14:paraId="645664F1" w14:textId="2AB86AE3" w:rsidR="008B0463" w:rsidRPr="00B25F19" w:rsidRDefault="008B0463" w:rsidP="00AF0A7A">
      <w:pPr>
        <w:rPr>
          <w:rFonts w:ascii="Times New Roman" w:eastAsia="ＭＳ 明朝" w:hAnsi="Times New Roman"/>
        </w:rPr>
      </w:pPr>
    </w:p>
    <w:p w14:paraId="7FE949E6" w14:textId="33C4E8AD" w:rsidR="009A0C60" w:rsidRPr="00B25F19" w:rsidRDefault="009A0C60" w:rsidP="00AF0A7A">
      <w:pPr>
        <w:rPr>
          <w:rFonts w:ascii="Times New Roman" w:eastAsia="ＭＳ 明朝" w:hAnsi="Times New Roman"/>
        </w:rPr>
      </w:pPr>
    </w:p>
    <w:p w14:paraId="241F12E2" w14:textId="5724405E" w:rsidR="009A0C60" w:rsidRPr="00B25F19" w:rsidRDefault="009A0C60" w:rsidP="00AF0A7A">
      <w:pPr>
        <w:rPr>
          <w:rFonts w:ascii="Times New Roman" w:eastAsia="ＭＳ 明朝" w:hAnsi="Times New Roman"/>
        </w:rPr>
      </w:pPr>
    </w:p>
    <w:p w14:paraId="24C62EF1" w14:textId="62039064" w:rsidR="009A0C60" w:rsidRPr="00B25F19" w:rsidRDefault="009A0C60" w:rsidP="00AF0A7A">
      <w:pPr>
        <w:rPr>
          <w:rFonts w:ascii="Times New Roman" w:eastAsia="ＭＳ 明朝" w:hAnsi="Times New Roman"/>
        </w:rPr>
      </w:pPr>
    </w:p>
    <w:p w14:paraId="3DC7390D" w14:textId="1EE470B5" w:rsidR="009A0C60" w:rsidRPr="00B25F19" w:rsidRDefault="009A0C60" w:rsidP="00AF0A7A">
      <w:pPr>
        <w:rPr>
          <w:rFonts w:ascii="Times New Roman" w:eastAsia="ＭＳ 明朝" w:hAnsi="Times New Roman"/>
        </w:rPr>
      </w:pPr>
    </w:p>
    <w:p w14:paraId="3CC48015" w14:textId="59728589" w:rsidR="009A0C60" w:rsidRPr="00B25F19" w:rsidRDefault="009A0C60" w:rsidP="00AF0A7A">
      <w:pPr>
        <w:rPr>
          <w:rFonts w:ascii="Times New Roman" w:eastAsia="ＭＳ 明朝" w:hAnsi="Times New Roman"/>
        </w:rPr>
      </w:pPr>
    </w:p>
    <w:p w14:paraId="1979C5CB" w14:textId="6FA5BB3C" w:rsidR="009A0C60" w:rsidRPr="00B25F19" w:rsidRDefault="009A0C60" w:rsidP="00AF0A7A">
      <w:pPr>
        <w:rPr>
          <w:rFonts w:ascii="Times New Roman" w:eastAsia="ＭＳ 明朝" w:hAnsi="Times New Roman"/>
        </w:rPr>
      </w:pPr>
    </w:p>
    <w:p w14:paraId="440CD95E" w14:textId="3BFBCCA1" w:rsidR="009A0C60" w:rsidRPr="00B25F19" w:rsidRDefault="009A0C60" w:rsidP="00AF0A7A">
      <w:pPr>
        <w:rPr>
          <w:rFonts w:ascii="Times New Roman" w:eastAsia="ＭＳ 明朝" w:hAnsi="Times New Roman"/>
        </w:rPr>
      </w:pPr>
    </w:p>
    <w:p w14:paraId="45E62264" w14:textId="28C2315E" w:rsidR="009A0C60" w:rsidRPr="00B25F19" w:rsidRDefault="009A0C60" w:rsidP="00AF0A7A">
      <w:pPr>
        <w:rPr>
          <w:rFonts w:ascii="Times New Roman" w:eastAsia="ＭＳ 明朝" w:hAnsi="Times New Roman"/>
        </w:rPr>
      </w:pPr>
    </w:p>
    <w:p w14:paraId="3CECB139" w14:textId="5F57BBE2" w:rsidR="009A0C60" w:rsidRPr="00B25F19" w:rsidRDefault="009A0C60" w:rsidP="00AF0A7A">
      <w:pPr>
        <w:rPr>
          <w:rFonts w:ascii="Times New Roman" w:eastAsia="ＭＳ 明朝" w:hAnsi="Times New Roman"/>
        </w:rPr>
      </w:pPr>
    </w:p>
    <w:p w14:paraId="43CFC7AF" w14:textId="152C64B6" w:rsidR="009A0C60" w:rsidRPr="00B25F19" w:rsidRDefault="009A0C60" w:rsidP="00AF0A7A">
      <w:pPr>
        <w:rPr>
          <w:rFonts w:ascii="Times New Roman" w:eastAsia="ＭＳ 明朝" w:hAnsi="Times New Roman"/>
        </w:rPr>
      </w:pPr>
    </w:p>
    <w:p w14:paraId="63204F51" w14:textId="698FAEEA" w:rsidR="009A0C60" w:rsidRPr="00B25F19" w:rsidRDefault="009A0C60" w:rsidP="00AF0A7A">
      <w:pPr>
        <w:rPr>
          <w:rFonts w:ascii="Times New Roman" w:eastAsia="ＭＳ 明朝" w:hAnsi="Times New Roman"/>
        </w:rPr>
      </w:pPr>
    </w:p>
    <w:p w14:paraId="483634B4" w14:textId="6290B43B" w:rsidR="009A0C60" w:rsidRPr="00B25F19" w:rsidRDefault="009A0C60" w:rsidP="00AF0A7A">
      <w:pPr>
        <w:rPr>
          <w:rFonts w:ascii="Times New Roman" w:eastAsia="ＭＳ 明朝" w:hAnsi="Times New Roman"/>
        </w:rPr>
      </w:pPr>
    </w:p>
    <w:p w14:paraId="645F2947" w14:textId="31BF6D93" w:rsidR="009A0C60" w:rsidRPr="00B25F19" w:rsidRDefault="009A0C60" w:rsidP="00AF0A7A">
      <w:pPr>
        <w:rPr>
          <w:rFonts w:ascii="Times New Roman" w:eastAsia="ＭＳ 明朝" w:hAnsi="Times New Roman"/>
        </w:rPr>
      </w:pPr>
    </w:p>
    <w:p w14:paraId="17DB5FA5" w14:textId="55F0FC1B" w:rsidR="009A0C60" w:rsidRPr="00B25F19" w:rsidRDefault="009A0C60" w:rsidP="00AF0A7A">
      <w:pPr>
        <w:rPr>
          <w:rFonts w:ascii="Times New Roman" w:eastAsia="ＭＳ 明朝" w:hAnsi="Times New Roman"/>
        </w:rPr>
      </w:pPr>
    </w:p>
    <w:p w14:paraId="1003E18C" w14:textId="60937479" w:rsidR="009A0C60" w:rsidRDefault="009A0C60" w:rsidP="00AF0A7A">
      <w:pPr>
        <w:rPr>
          <w:rFonts w:ascii="Times New Roman" w:eastAsia="ＭＳ 明朝" w:hAnsi="Times New Roman"/>
        </w:rPr>
      </w:pPr>
    </w:p>
    <w:p w14:paraId="13E840C4" w14:textId="77777777" w:rsidR="006A3536" w:rsidRPr="00B25F19" w:rsidRDefault="006A3536" w:rsidP="00AF0A7A">
      <w:pPr>
        <w:rPr>
          <w:rFonts w:ascii="Times New Roman" w:eastAsia="ＭＳ 明朝" w:hAnsi="Times New Roman"/>
        </w:rPr>
      </w:pPr>
    </w:p>
    <w:p w14:paraId="31C557F3" w14:textId="11C9CEC6" w:rsidR="009A0C60" w:rsidRPr="00B25F19" w:rsidRDefault="009A0C60" w:rsidP="00AF0A7A">
      <w:pPr>
        <w:rPr>
          <w:rFonts w:ascii="Times New Roman" w:eastAsia="ＭＳ 明朝" w:hAnsi="Times New Roman"/>
          <w:b/>
          <w:bCs/>
          <w:sz w:val="41"/>
          <w:szCs w:val="42"/>
        </w:rPr>
      </w:pPr>
      <w:r w:rsidRPr="00B25F19">
        <w:rPr>
          <w:rFonts w:ascii="Times New Roman" w:eastAsia="ＭＳ 明朝" w:hAnsi="Times New Roman" w:hint="eastAsia"/>
          <w:b/>
          <w:bCs/>
          <w:sz w:val="41"/>
          <w:szCs w:val="42"/>
        </w:rPr>
        <w:lastRenderedPageBreak/>
        <w:t>謝辞</w:t>
      </w:r>
    </w:p>
    <w:p w14:paraId="060E4E36" w14:textId="6DDB1DA5" w:rsidR="009A0C60" w:rsidRPr="00B25F19" w:rsidRDefault="009A0C60" w:rsidP="00AF0A7A">
      <w:pPr>
        <w:rPr>
          <w:rFonts w:ascii="Times New Roman" w:eastAsia="ＭＳ 明朝" w:hAnsi="Times New Roman"/>
        </w:rPr>
      </w:pPr>
    </w:p>
    <w:p w14:paraId="0A0D2D58" w14:textId="54C66EFC" w:rsidR="009A0C60" w:rsidRPr="00B25F19" w:rsidRDefault="009A0C60" w:rsidP="00AF0A7A">
      <w:pPr>
        <w:rPr>
          <w:rFonts w:ascii="Times New Roman" w:eastAsia="ＭＳ 明朝" w:hAnsi="Times New Roman"/>
        </w:rPr>
      </w:pPr>
      <w:r w:rsidRPr="00B25F19">
        <w:rPr>
          <w:rFonts w:ascii="Times New Roman" w:eastAsia="ＭＳ 明朝" w:hAnsi="Times New Roman" w:hint="eastAsia"/>
        </w:rPr>
        <w:t xml:space="preserve">　本研究を進めるにあたって、ご指導してくださった近藤潤次准教授、小平大輔助教授</w:t>
      </w:r>
      <w:r w:rsidR="001A6386" w:rsidRPr="00B25F19">
        <w:rPr>
          <w:rFonts w:ascii="Times New Roman" w:eastAsia="ＭＳ 明朝" w:hAnsi="Times New Roman" w:hint="eastAsia"/>
        </w:rPr>
        <w:t>、そして近藤研究室の伊藤大翔さん・バグスサントソさん、先行研究者の内藤貴生さん</w:t>
      </w:r>
      <w:r w:rsidRPr="00B25F19">
        <w:rPr>
          <w:rFonts w:ascii="Times New Roman" w:eastAsia="ＭＳ 明朝" w:hAnsi="Times New Roman" w:hint="eastAsia"/>
        </w:rPr>
        <w:t>に</w:t>
      </w:r>
      <w:r w:rsidR="001A6386" w:rsidRPr="00B25F19">
        <w:rPr>
          <w:rFonts w:ascii="Times New Roman" w:eastAsia="ＭＳ 明朝" w:hAnsi="Times New Roman" w:hint="eastAsia"/>
        </w:rPr>
        <w:t>、この場をお借りして感謝の意を表し、謝辞を述べさせて頂きます。皆様の今後のご健康と益々のご活躍を心よりお祈り申しあげます。</w:t>
      </w:r>
    </w:p>
    <w:p w14:paraId="7C6137BD" w14:textId="38A44852" w:rsidR="009A0C60" w:rsidRPr="00B25F19" w:rsidRDefault="009A0C60" w:rsidP="00AF0A7A">
      <w:pPr>
        <w:rPr>
          <w:rFonts w:ascii="Times New Roman" w:eastAsia="ＭＳ 明朝" w:hAnsi="Times New Roman"/>
        </w:rPr>
      </w:pPr>
    </w:p>
    <w:p w14:paraId="1177329B" w14:textId="24DD1C5B" w:rsidR="009A0C60" w:rsidRPr="00B25F19" w:rsidRDefault="009A0C60" w:rsidP="00AF0A7A">
      <w:pPr>
        <w:rPr>
          <w:rFonts w:ascii="Times New Roman" w:eastAsia="ＭＳ 明朝" w:hAnsi="Times New Roman"/>
        </w:rPr>
      </w:pPr>
    </w:p>
    <w:p w14:paraId="5195A3CD" w14:textId="74B9DA05" w:rsidR="009A0C60" w:rsidRPr="00B25F19" w:rsidRDefault="009A0C60" w:rsidP="00AF0A7A">
      <w:pPr>
        <w:rPr>
          <w:rFonts w:ascii="Times New Roman" w:eastAsia="ＭＳ 明朝" w:hAnsi="Times New Roman"/>
        </w:rPr>
      </w:pPr>
    </w:p>
    <w:p w14:paraId="18EDD6E6" w14:textId="69C544FF" w:rsidR="009A0C60" w:rsidRPr="00B25F19" w:rsidRDefault="009A0C60" w:rsidP="00AF0A7A">
      <w:pPr>
        <w:rPr>
          <w:rFonts w:ascii="Times New Roman" w:eastAsia="ＭＳ 明朝" w:hAnsi="Times New Roman"/>
        </w:rPr>
      </w:pPr>
    </w:p>
    <w:p w14:paraId="4FF4E837" w14:textId="017D704F" w:rsidR="00167697" w:rsidRPr="00B25F19" w:rsidRDefault="00167697" w:rsidP="00AF0A7A">
      <w:pPr>
        <w:rPr>
          <w:rFonts w:ascii="Times New Roman" w:eastAsia="ＭＳ 明朝" w:hAnsi="Times New Roman"/>
        </w:rPr>
      </w:pPr>
    </w:p>
    <w:p w14:paraId="444A3082" w14:textId="6D33D2B4" w:rsidR="00167697" w:rsidRPr="00B25F19" w:rsidRDefault="00167697" w:rsidP="00AF0A7A">
      <w:pPr>
        <w:rPr>
          <w:rFonts w:ascii="Times New Roman" w:eastAsia="ＭＳ 明朝" w:hAnsi="Times New Roman"/>
        </w:rPr>
      </w:pPr>
    </w:p>
    <w:p w14:paraId="782722C5" w14:textId="106DE89D" w:rsidR="00167697" w:rsidRPr="00B25F19" w:rsidRDefault="00167697" w:rsidP="00AF0A7A">
      <w:pPr>
        <w:rPr>
          <w:rFonts w:ascii="Times New Roman" w:eastAsia="ＭＳ 明朝" w:hAnsi="Times New Roman"/>
        </w:rPr>
      </w:pPr>
    </w:p>
    <w:p w14:paraId="63818B0D" w14:textId="7BC05E84" w:rsidR="00167697" w:rsidRPr="00B25F19" w:rsidRDefault="00167697" w:rsidP="00AF0A7A">
      <w:pPr>
        <w:rPr>
          <w:rFonts w:ascii="Times New Roman" w:eastAsia="ＭＳ 明朝" w:hAnsi="Times New Roman"/>
        </w:rPr>
      </w:pPr>
    </w:p>
    <w:p w14:paraId="1DF6E444" w14:textId="239FD75A" w:rsidR="00167697" w:rsidRPr="00B25F19" w:rsidRDefault="00167697" w:rsidP="00AF0A7A">
      <w:pPr>
        <w:rPr>
          <w:rFonts w:ascii="Times New Roman" w:eastAsia="ＭＳ 明朝" w:hAnsi="Times New Roman"/>
        </w:rPr>
      </w:pPr>
    </w:p>
    <w:p w14:paraId="46155895" w14:textId="3BF43182" w:rsidR="00167697" w:rsidRPr="00B25F19" w:rsidRDefault="00167697" w:rsidP="00AF0A7A">
      <w:pPr>
        <w:rPr>
          <w:rFonts w:ascii="Times New Roman" w:eastAsia="ＭＳ 明朝" w:hAnsi="Times New Roman"/>
        </w:rPr>
      </w:pPr>
    </w:p>
    <w:p w14:paraId="221C18DA" w14:textId="2AF227C2" w:rsidR="00167697" w:rsidRPr="00B25F19" w:rsidRDefault="00167697" w:rsidP="00AF0A7A">
      <w:pPr>
        <w:rPr>
          <w:rFonts w:ascii="Times New Roman" w:eastAsia="ＭＳ 明朝" w:hAnsi="Times New Roman"/>
        </w:rPr>
      </w:pPr>
    </w:p>
    <w:p w14:paraId="26EBF8AC" w14:textId="45AFA4FE" w:rsidR="00167697" w:rsidRPr="00B25F19" w:rsidRDefault="00167697" w:rsidP="00AF0A7A">
      <w:pPr>
        <w:rPr>
          <w:rFonts w:ascii="Times New Roman" w:eastAsia="ＭＳ 明朝" w:hAnsi="Times New Roman"/>
        </w:rPr>
      </w:pPr>
    </w:p>
    <w:p w14:paraId="7E597B30" w14:textId="49D7D540" w:rsidR="00167697" w:rsidRPr="00B25F19" w:rsidRDefault="00167697" w:rsidP="00AF0A7A">
      <w:pPr>
        <w:rPr>
          <w:rFonts w:ascii="Times New Roman" w:eastAsia="ＭＳ 明朝" w:hAnsi="Times New Roman"/>
        </w:rPr>
      </w:pPr>
    </w:p>
    <w:p w14:paraId="781CD8FB" w14:textId="05BD0222" w:rsidR="00167697" w:rsidRPr="00B25F19" w:rsidRDefault="00167697" w:rsidP="00AF0A7A">
      <w:pPr>
        <w:rPr>
          <w:rFonts w:ascii="Times New Roman" w:eastAsia="ＭＳ 明朝" w:hAnsi="Times New Roman"/>
        </w:rPr>
      </w:pPr>
    </w:p>
    <w:p w14:paraId="3F078A06" w14:textId="1F46E073" w:rsidR="00167697" w:rsidRPr="00B25F19" w:rsidRDefault="00167697" w:rsidP="00AF0A7A">
      <w:pPr>
        <w:rPr>
          <w:rFonts w:ascii="Times New Roman" w:eastAsia="ＭＳ 明朝" w:hAnsi="Times New Roman"/>
        </w:rPr>
      </w:pPr>
    </w:p>
    <w:p w14:paraId="7D1D4E33" w14:textId="684E0418" w:rsidR="00167697" w:rsidRPr="00B25F19" w:rsidRDefault="00167697" w:rsidP="00AF0A7A">
      <w:pPr>
        <w:rPr>
          <w:rFonts w:ascii="Times New Roman" w:eastAsia="ＭＳ 明朝" w:hAnsi="Times New Roman"/>
        </w:rPr>
      </w:pPr>
    </w:p>
    <w:p w14:paraId="13FFF971" w14:textId="5E112D08" w:rsidR="00167697" w:rsidRPr="00B25F19" w:rsidRDefault="00167697" w:rsidP="00AF0A7A">
      <w:pPr>
        <w:rPr>
          <w:rFonts w:ascii="Times New Roman" w:eastAsia="ＭＳ 明朝" w:hAnsi="Times New Roman"/>
        </w:rPr>
      </w:pPr>
    </w:p>
    <w:p w14:paraId="53F96299" w14:textId="2148677E" w:rsidR="00167697" w:rsidRPr="00B25F19" w:rsidRDefault="00167697" w:rsidP="00AF0A7A">
      <w:pPr>
        <w:rPr>
          <w:rFonts w:ascii="Times New Roman" w:eastAsia="ＭＳ 明朝" w:hAnsi="Times New Roman"/>
        </w:rPr>
      </w:pPr>
    </w:p>
    <w:p w14:paraId="71B7136E" w14:textId="177147D1" w:rsidR="00167697" w:rsidRPr="00B25F19" w:rsidRDefault="00167697" w:rsidP="00AF0A7A">
      <w:pPr>
        <w:rPr>
          <w:rFonts w:ascii="Times New Roman" w:eastAsia="ＭＳ 明朝" w:hAnsi="Times New Roman"/>
        </w:rPr>
      </w:pPr>
    </w:p>
    <w:p w14:paraId="6FDCE348" w14:textId="08083081" w:rsidR="00167697" w:rsidRPr="00B25F19" w:rsidRDefault="00167697" w:rsidP="00AF0A7A">
      <w:pPr>
        <w:rPr>
          <w:rFonts w:ascii="Times New Roman" w:eastAsia="ＭＳ 明朝" w:hAnsi="Times New Roman"/>
        </w:rPr>
      </w:pPr>
    </w:p>
    <w:p w14:paraId="3D397558" w14:textId="60577873" w:rsidR="00167697" w:rsidRPr="00B25F19" w:rsidRDefault="00167697" w:rsidP="00AF0A7A">
      <w:pPr>
        <w:rPr>
          <w:rFonts w:ascii="Times New Roman" w:eastAsia="ＭＳ 明朝" w:hAnsi="Times New Roman"/>
        </w:rPr>
      </w:pPr>
    </w:p>
    <w:p w14:paraId="16B4B88F" w14:textId="2E190531" w:rsidR="00167697" w:rsidRPr="00B25F19" w:rsidRDefault="00167697" w:rsidP="00AF0A7A">
      <w:pPr>
        <w:rPr>
          <w:rFonts w:ascii="Times New Roman" w:eastAsia="ＭＳ 明朝" w:hAnsi="Times New Roman"/>
        </w:rPr>
      </w:pPr>
    </w:p>
    <w:p w14:paraId="10E8E7F8" w14:textId="77777777" w:rsidR="00167697" w:rsidRPr="00B25F19" w:rsidRDefault="00167697" w:rsidP="00AF0A7A">
      <w:pPr>
        <w:rPr>
          <w:rFonts w:ascii="Times New Roman" w:eastAsia="ＭＳ 明朝" w:hAnsi="Times New Roman"/>
        </w:rPr>
      </w:pPr>
    </w:p>
    <w:p w14:paraId="4F816740" w14:textId="3B4E30B3" w:rsidR="009A0C60" w:rsidRPr="00B25F19" w:rsidRDefault="009A0C60" w:rsidP="00AF0A7A">
      <w:pPr>
        <w:rPr>
          <w:rFonts w:ascii="Times New Roman" w:eastAsia="ＭＳ 明朝" w:hAnsi="Times New Roman"/>
        </w:rPr>
      </w:pPr>
    </w:p>
    <w:p w14:paraId="41AF2110" w14:textId="76943B13" w:rsidR="009A0C60" w:rsidRPr="00B25F19" w:rsidRDefault="009A0C60" w:rsidP="00AF0A7A">
      <w:pPr>
        <w:rPr>
          <w:rFonts w:ascii="Times New Roman" w:eastAsia="ＭＳ 明朝" w:hAnsi="Times New Roman"/>
        </w:rPr>
      </w:pPr>
    </w:p>
    <w:p w14:paraId="2FAB470F" w14:textId="58D1C75D" w:rsidR="009A0C60" w:rsidRPr="00B25F19" w:rsidRDefault="009A0C60" w:rsidP="00AF0A7A">
      <w:pPr>
        <w:rPr>
          <w:rFonts w:ascii="Times New Roman" w:eastAsia="ＭＳ 明朝" w:hAnsi="Times New Roman"/>
        </w:rPr>
      </w:pPr>
    </w:p>
    <w:p w14:paraId="02DA2E7A" w14:textId="0735C32F" w:rsidR="009A0C60" w:rsidRPr="00B25F19" w:rsidRDefault="009A0C60" w:rsidP="00AF0A7A">
      <w:pPr>
        <w:rPr>
          <w:rFonts w:ascii="Times New Roman" w:eastAsia="ＭＳ 明朝" w:hAnsi="Times New Roman"/>
        </w:rPr>
      </w:pPr>
    </w:p>
    <w:p w14:paraId="348D92C8" w14:textId="5217CD4A" w:rsidR="009A0C60" w:rsidRPr="00B25F19" w:rsidRDefault="009A0C60" w:rsidP="00AF0A7A">
      <w:pPr>
        <w:rPr>
          <w:rFonts w:ascii="Times New Roman" w:eastAsia="ＭＳ 明朝" w:hAnsi="Times New Roman"/>
        </w:rPr>
      </w:pPr>
    </w:p>
    <w:p w14:paraId="762B728F" w14:textId="77777777" w:rsidR="00167697" w:rsidRPr="00B25F19" w:rsidRDefault="00167697" w:rsidP="00AF0A7A">
      <w:pPr>
        <w:rPr>
          <w:rFonts w:ascii="Times New Roman" w:eastAsia="ＭＳ 明朝" w:hAnsi="Times New Roman"/>
        </w:rPr>
      </w:pPr>
    </w:p>
    <w:p w14:paraId="642DD42F" w14:textId="662945FD" w:rsidR="009A0C60" w:rsidRPr="00B25F19" w:rsidRDefault="009A0C60" w:rsidP="00AF0A7A">
      <w:pPr>
        <w:rPr>
          <w:rFonts w:ascii="Times New Roman" w:eastAsia="ＭＳ 明朝" w:hAnsi="Times New Roman"/>
          <w:b/>
          <w:bCs/>
          <w:sz w:val="41"/>
          <w:szCs w:val="42"/>
        </w:rPr>
      </w:pPr>
      <w:r w:rsidRPr="00B25F19">
        <w:rPr>
          <w:rFonts w:ascii="Times New Roman" w:eastAsia="ＭＳ 明朝" w:hAnsi="Times New Roman" w:hint="eastAsia"/>
          <w:b/>
          <w:bCs/>
          <w:sz w:val="41"/>
          <w:szCs w:val="42"/>
        </w:rPr>
        <w:lastRenderedPageBreak/>
        <w:t>参考文献</w:t>
      </w:r>
    </w:p>
    <w:p w14:paraId="35D8707D" w14:textId="4B602AA6" w:rsidR="009A0C60" w:rsidRPr="00B25F19" w:rsidRDefault="009A0C60" w:rsidP="00AF0A7A">
      <w:pPr>
        <w:rPr>
          <w:rFonts w:ascii="Times New Roman" w:eastAsia="ＭＳ 明朝" w:hAnsi="Times New Roman"/>
        </w:rPr>
      </w:pPr>
    </w:p>
    <w:p w14:paraId="06155DDF" w14:textId="14469D03" w:rsidR="009A0C60" w:rsidRPr="00B25F19" w:rsidRDefault="002017E0" w:rsidP="002017E0">
      <w:pPr>
        <w:pStyle w:val="a3"/>
        <w:numPr>
          <w:ilvl w:val="0"/>
          <w:numId w:val="12"/>
        </w:numPr>
        <w:ind w:leftChars="0"/>
        <w:rPr>
          <w:rFonts w:ascii="Times New Roman" w:eastAsia="ＭＳ 明朝" w:hAnsi="Times New Roman"/>
        </w:rPr>
      </w:pPr>
      <w:r w:rsidRPr="00B25F19">
        <w:rPr>
          <w:rFonts w:ascii="Times New Roman" w:eastAsia="ＭＳ 明朝" w:hAnsi="Times New Roman"/>
        </w:rPr>
        <w:t>平</w:t>
      </w:r>
      <w:r w:rsidRPr="00B25F19">
        <w:rPr>
          <w:rFonts w:ascii="Times New Roman" w:eastAsia="ＭＳ 明朝" w:hAnsi="Times New Roman"/>
        </w:rPr>
        <w:t xml:space="preserve"> </w:t>
      </w:r>
      <w:r w:rsidRPr="00B25F19">
        <w:rPr>
          <w:rFonts w:ascii="Times New Roman" w:eastAsia="ＭＳ 明朝" w:hAnsi="Times New Roman"/>
        </w:rPr>
        <w:t>竜也</w:t>
      </w:r>
      <w:r w:rsidRPr="00B25F19">
        <w:rPr>
          <w:rFonts w:ascii="Times New Roman" w:eastAsia="ＭＳ 明朝" w:hAnsi="Times New Roman"/>
        </w:rPr>
        <w:t xml:space="preserve"> </w:t>
      </w:r>
      <w:r w:rsidRPr="00B25F19">
        <w:rPr>
          <w:rFonts w:ascii="Times New Roman" w:eastAsia="ＭＳ 明朝" w:hAnsi="Times New Roman"/>
        </w:rPr>
        <w:t>再生可能エネルギーの</w:t>
      </w:r>
      <w:r w:rsidRPr="00B25F19">
        <w:rPr>
          <w:rFonts w:ascii="Times New Roman" w:eastAsia="ＭＳ 明朝" w:hAnsi="Times New Roman"/>
        </w:rPr>
        <w:t xml:space="preserve"> </w:t>
      </w:r>
      <w:r w:rsidRPr="00B25F19">
        <w:rPr>
          <w:rFonts w:ascii="Times New Roman" w:eastAsia="ＭＳ 明朝" w:hAnsi="Times New Roman"/>
        </w:rPr>
        <w:t>普及促進策と技術課</w:t>
      </w:r>
      <w:r w:rsidRPr="00B25F19">
        <w:rPr>
          <w:rFonts w:ascii="Times New Roman" w:eastAsia="ＭＳ 明朝" w:hAnsi="Times New Roman"/>
        </w:rPr>
        <w:t xml:space="preserve"> </w:t>
      </w:r>
      <w:r w:rsidRPr="00B25F19">
        <w:rPr>
          <w:rFonts w:ascii="Times New Roman" w:eastAsia="ＭＳ 明朝" w:hAnsi="Times New Roman"/>
        </w:rPr>
        <w:t>科学技術動向</w:t>
      </w:r>
      <w:r w:rsidRPr="00B25F19">
        <w:rPr>
          <w:rFonts w:ascii="Times New Roman" w:eastAsia="ＭＳ 明朝" w:hAnsi="Times New Roman"/>
        </w:rPr>
        <w:t xml:space="preserve"> 2005 </w:t>
      </w:r>
      <w:r w:rsidRPr="00B25F19">
        <w:rPr>
          <w:rFonts w:ascii="Times New Roman" w:eastAsia="ＭＳ 明朝" w:hAnsi="Times New Roman"/>
        </w:rPr>
        <w:t>年</w:t>
      </w:r>
      <w:r w:rsidRPr="00B25F19">
        <w:rPr>
          <w:rFonts w:ascii="Times New Roman" w:eastAsia="ＭＳ 明朝" w:hAnsi="Times New Roman"/>
        </w:rPr>
        <w:t xml:space="preserve"> 8 </w:t>
      </w:r>
      <w:r w:rsidRPr="00B25F19">
        <w:rPr>
          <w:rFonts w:ascii="Times New Roman" w:eastAsia="ＭＳ 明朝" w:hAnsi="Times New Roman"/>
        </w:rPr>
        <w:t>月号</w:t>
      </w:r>
    </w:p>
    <w:p w14:paraId="74024777" w14:textId="0B2D96C7" w:rsidR="002017E0" w:rsidRPr="00B25F19" w:rsidRDefault="002017E0" w:rsidP="002017E0">
      <w:pPr>
        <w:pStyle w:val="a3"/>
        <w:numPr>
          <w:ilvl w:val="0"/>
          <w:numId w:val="12"/>
        </w:numPr>
        <w:ind w:leftChars="0"/>
        <w:rPr>
          <w:rFonts w:ascii="Times New Roman" w:eastAsia="ＭＳ 明朝" w:hAnsi="Times New Roman"/>
        </w:rPr>
      </w:pPr>
      <w:r w:rsidRPr="00B25F19">
        <w:rPr>
          <w:rFonts w:ascii="Times New Roman" w:eastAsia="ＭＳ 明朝" w:hAnsi="Times New Roman" w:hint="eastAsia"/>
        </w:rPr>
        <w:t>固定価格買取制度</w:t>
      </w:r>
      <w:r w:rsidRPr="00B25F19">
        <w:rPr>
          <w:rFonts w:ascii="Times New Roman" w:eastAsia="ＭＳ 明朝" w:hAnsi="Times New Roman" w:hint="eastAsia"/>
        </w:rPr>
        <w:t>-</w:t>
      </w:r>
      <w:r w:rsidRPr="00B25F19">
        <w:rPr>
          <w:rFonts w:ascii="Times New Roman" w:eastAsia="ＭＳ 明朝" w:hAnsi="Times New Roman" w:hint="eastAsia"/>
        </w:rPr>
        <w:t>経済産業省・資源エネルギー庁</w:t>
      </w:r>
    </w:p>
    <w:p w14:paraId="6EFDFD06" w14:textId="20EA7881" w:rsidR="002017E0" w:rsidRPr="00B25F19" w:rsidRDefault="00534850" w:rsidP="002017E0">
      <w:pPr>
        <w:pStyle w:val="a3"/>
        <w:numPr>
          <w:ilvl w:val="0"/>
          <w:numId w:val="12"/>
        </w:numPr>
        <w:ind w:leftChars="0"/>
        <w:rPr>
          <w:rFonts w:ascii="Times New Roman" w:eastAsia="ＭＳ 明朝" w:hAnsi="Times New Roman"/>
        </w:rPr>
      </w:pPr>
      <w:r w:rsidRPr="00B25F19">
        <w:rPr>
          <w:rFonts w:ascii="Times New Roman" w:eastAsia="ＭＳ 明朝" w:hAnsi="Times New Roman"/>
        </w:rPr>
        <w:t>法貴</w:t>
      </w:r>
      <w:r w:rsidRPr="00B25F19">
        <w:rPr>
          <w:rFonts w:ascii="Times New Roman" w:eastAsia="ＭＳ 明朝" w:hAnsi="Times New Roman"/>
        </w:rPr>
        <w:t xml:space="preserve"> </w:t>
      </w:r>
      <w:r w:rsidRPr="00B25F19">
        <w:rPr>
          <w:rFonts w:ascii="Times New Roman" w:eastAsia="ＭＳ 明朝" w:hAnsi="Times New Roman"/>
        </w:rPr>
        <w:t>慶一</w:t>
      </w:r>
      <w:r w:rsidRPr="00B25F19">
        <w:rPr>
          <w:rFonts w:ascii="Times New Roman" w:eastAsia="ＭＳ 明朝" w:hAnsi="Times New Roman"/>
        </w:rPr>
        <w:t xml:space="preserve"> </w:t>
      </w:r>
      <w:r w:rsidRPr="00B25F19">
        <w:rPr>
          <w:rFonts w:ascii="Times New Roman" w:eastAsia="ＭＳ 明朝" w:hAnsi="Times New Roman"/>
        </w:rPr>
        <w:t>日本卸電力取引所の概要</w:t>
      </w:r>
      <w:r w:rsidRPr="00B25F19">
        <w:rPr>
          <w:rFonts w:ascii="Times New Roman" w:eastAsia="ＭＳ 明朝" w:hAnsi="Times New Roman"/>
        </w:rPr>
        <w:t xml:space="preserve"> </w:t>
      </w:r>
      <w:r w:rsidRPr="00B25F19">
        <w:rPr>
          <w:rFonts w:ascii="Times New Roman" w:eastAsia="ＭＳ 明朝" w:hAnsi="Times New Roman"/>
        </w:rPr>
        <w:t>電学論</w:t>
      </w:r>
      <w:r w:rsidRPr="00B25F19">
        <w:rPr>
          <w:rFonts w:ascii="Times New Roman" w:eastAsia="ＭＳ 明朝" w:hAnsi="Times New Roman"/>
        </w:rPr>
        <w:t xml:space="preserve"> </w:t>
      </w:r>
      <w:r w:rsidRPr="00B25F19">
        <w:rPr>
          <w:rFonts w:ascii="Times New Roman" w:eastAsia="ＭＳ 明朝" w:hAnsi="Times New Roman" w:cs="Times New Roman"/>
        </w:rPr>
        <w:t>B</w:t>
      </w:r>
      <w:r w:rsidRPr="00B25F19">
        <w:rPr>
          <w:rFonts w:ascii="Times New Roman" w:eastAsia="ＭＳ 明朝" w:hAnsi="Times New Roman"/>
        </w:rPr>
        <w:t>，</w:t>
      </w:r>
      <w:r w:rsidRPr="00B25F19">
        <w:rPr>
          <w:rFonts w:ascii="Times New Roman" w:eastAsia="ＭＳ 明朝" w:hAnsi="Times New Roman"/>
        </w:rPr>
        <w:t xml:space="preserve">125 </w:t>
      </w:r>
      <w:r w:rsidRPr="00B25F19">
        <w:rPr>
          <w:rFonts w:ascii="Times New Roman" w:eastAsia="ＭＳ 明朝" w:hAnsi="Times New Roman"/>
        </w:rPr>
        <w:t>巻</w:t>
      </w:r>
      <w:r w:rsidRPr="00B25F19">
        <w:rPr>
          <w:rFonts w:ascii="Times New Roman" w:eastAsia="ＭＳ 明朝" w:hAnsi="Times New Roman"/>
        </w:rPr>
        <w:t xml:space="preserve"> 10 </w:t>
      </w:r>
      <w:r w:rsidRPr="00B25F19">
        <w:rPr>
          <w:rFonts w:ascii="Times New Roman" w:eastAsia="ＭＳ 明朝" w:hAnsi="Times New Roman"/>
        </w:rPr>
        <w:t>号，</w:t>
      </w:r>
      <w:r w:rsidRPr="00B25F19">
        <w:rPr>
          <w:rFonts w:ascii="Times New Roman" w:eastAsia="ＭＳ 明朝" w:hAnsi="Times New Roman"/>
        </w:rPr>
        <w:t xml:space="preserve">2005 </w:t>
      </w:r>
      <w:r w:rsidRPr="00B25F19">
        <w:rPr>
          <w:rFonts w:ascii="Times New Roman" w:eastAsia="ＭＳ 明朝" w:hAnsi="Times New Roman"/>
        </w:rPr>
        <w:t>年</w:t>
      </w:r>
    </w:p>
    <w:p w14:paraId="5E1DB8B0" w14:textId="04D5CF22" w:rsidR="00FC5E9E" w:rsidRPr="00B25F19" w:rsidRDefault="00FC5E9E" w:rsidP="002017E0">
      <w:pPr>
        <w:pStyle w:val="a3"/>
        <w:numPr>
          <w:ilvl w:val="0"/>
          <w:numId w:val="12"/>
        </w:numPr>
        <w:ind w:leftChars="0"/>
        <w:rPr>
          <w:rFonts w:ascii="Times New Roman" w:eastAsia="ＭＳ 明朝" w:hAnsi="Times New Roman"/>
        </w:rPr>
      </w:pPr>
      <w:r w:rsidRPr="00B25F19">
        <w:rPr>
          <w:rFonts w:ascii="Times New Roman" w:eastAsia="ＭＳ 明朝" w:hAnsi="Times New Roman" w:hint="eastAsia"/>
        </w:rPr>
        <w:t>第</w:t>
      </w:r>
      <w:r w:rsidRPr="00B25F19">
        <w:rPr>
          <w:rFonts w:ascii="Times New Roman" w:eastAsia="ＭＳ 明朝" w:hAnsi="Times New Roman"/>
        </w:rPr>
        <w:t>40</w:t>
      </w:r>
      <w:r w:rsidRPr="00B25F19">
        <w:rPr>
          <w:rFonts w:ascii="Times New Roman" w:eastAsia="ＭＳ 明朝" w:hAnsi="Times New Roman"/>
        </w:rPr>
        <w:t>回</w:t>
      </w:r>
      <w:r w:rsidRPr="00B25F19">
        <w:rPr>
          <w:rFonts w:ascii="Times New Roman" w:eastAsia="ＭＳ 明朝" w:hAnsi="Times New Roman"/>
        </w:rPr>
        <w:t xml:space="preserve"> </w:t>
      </w:r>
      <w:r w:rsidRPr="00B25F19">
        <w:rPr>
          <w:rFonts w:ascii="Times New Roman" w:eastAsia="ＭＳ 明朝" w:hAnsi="Times New Roman"/>
        </w:rPr>
        <w:t>総合資源エネルギー調査会</w:t>
      </w:r>
      <w:r w:rsidRPr="00B25F19">
        <w:rPr>
          <w:rFonts w:ascii="Times New Roman" w:eastAsia="ＭＳ 明朝" w:hAnsi="Times New Roman"/>
        </w:rPr>
        <w:t xml:space="preserve"> </w:t>
      </w:r>
      <w:r w:rsidRPr="00B25F19">
        <w:rPr>
          <w:rFonts w:ascii="Times New Roman" w:eastAsia="ＭＳ 明朝" w:hAnsi="Times New Roman"/>
        </w:rPr>
        <w:t>電力・ガス事業分科会</w:t>
      </w:r>
      <w:r w:rsidRPr="00B25F19">
        <w:rPr>
          <w:rFonts w:ascii="Times New Roman" w:eastAsia="ＭＳ 明朝" w:hAnsi="Times New Roman"/>
        </w:rPr>
        <w:t xml:space="preserve"> </w:t>
      </w:r>
      <w:r w:rsidRPr="00B25F19">
        <w:rPr>
          <w:rFonts w:ascii="Times New Roman" w:eastAsia="ＭＳ 明朝" w:hAnsi="Times New Roman"/>
        </w:rPr>
        <w:t>電力・ガス基本政策小委員会</w:t>
      </w:r>
      <w:r w:rsidRPr="00B25F19">
        <w:rPr>
          <w:rFonts w:ascii="Times New Roman" w:eastAsia="ＭＳ 明朝" w:hAnsi="Times New Roman" w:hint="eastAsia"/>
        </w:rPr>
        <w:t xml:space="preserve">　資料</w:t>
      </w:r>
      <w:r w:rsidRPr="00B25F19">
        <w:rPr>
          <w:rFonts w:ascii="Times New Roman" w:eastAsia="ＭＳ 明朝" w:hAnsi="Times New Roman" w:hint="eastAsia"/>
        </w:rPr>
        <w:t>4-5</w:t>
      </w:r>
    </w:p>
    <w:p w14:paraId="197808F2" w14:textId="0C087686" w:rsidR="00FC5E9E" w:rsidRPr="00B25F19" w:rsidRDefault="00FC5E9E" w:rsidP="00FC5E9E">
      <w:pPr>
        <w:rPr>
          <w:rFonts w:ascii="Times New Roman" w:eastAsia="ＭＳ 明朝" w:hAnsi="Times New Roman" w:cs="Times New Roman"/>
        </w:rPr>
      </w:pPr>
      <w:r w:rsidRPr="00B25F19">
        <w:rPr>
          <w:rFonts w:ascii="Times New Roman" w:eastAsia="ＭＳ 明朝" w:hAnsi="Times New Roman" w:hint="eastAsia"/>
        </w:rPr>
        <w:t xml:space="preserve">　　</w:t>
      </w:r>
      <w:r w:rsidRPr="00B25F19">
        <w:rPr>
          <w:rFonts w:ascii="Times New Roman" w:eastAsia="ＭＳ 明朝" w:hAnsi="Times New Roman" w:cs="Times New Roman"/>
        </w:rPr>
        <w:t>https://www.meti.go.jp/shingikai/enecho/denryoku_gas/denryoku_gas/040.html</w:t>
      </w:r>
    </w:p>
    <w:p w14:paraId="569A0432" w14:textId="7F6DA802" w:rsidR="00534850" w:rsidRPr="00B25F19" w:rsidRDefault="00534850" w:rsidP="002017E0">
      <w:pPr>
        <w:pStyle w:val="a3"/>
        <w:numPr>
          <w:ilvl w:val="0"/>
          <w:numId w:val="12"/>
        </w:numPr>
        <w:ind w:leftChars="0"/>
        <w:rPr>
          <w:rFonts w:ascii="Times New Roman" w:eastAsia="ＭＳ 明朝" w:hAnsi="Times New Roman" w:cs="Times New Roman"/>
        </w:rPr>
      </w:pPr>
      <w:r w:rsidRPr="00B25F19">
        <w:rPr>
          <w:rFonts w:ascii="Times New Roman" w:eastAsia="ＭＳ 明朝" w:hAnsi="Times New Roman" w:cs="Times New Roman"/>
        </w:rPr>
        <w:t>Satoshi Nakamoto Bitcoin: A Peer-to-Peer Electronic Cash System</w:t>
      </w:r>
    </w:p>
    <w:p w14:paraId="2CD35A40" w14:textId="10A64F29" w:rsidR="00534850" w:rsidRPr="00B25F19" w:rsidRDefault="00534850" w:rsidP="002017E0">
      <w:pPr>
        <w:pStyle w:val="a3"/>
        <w:numPr>
          <w:ilvl w:val="0"/>
          <w:numId w:val="12"/>
        </w:numPr>
        <w:ind w:leftChars="0"/>
        <w:rPr>
          <w:rFonts w:ascii="Times New Roman" w:eastAsia="ＭＳ 明朝" w:hAnsi="Times New Roman"/>
        </w:rPr>
      </w:pPr>
      <w:r w:rsidRPr="00B25F19">
        <w:rPr>
          <w:rFonts w:ascii="Times New Roman" w:eastAsia="ＭＳ 明朝" w:hAnsi="Times New Roman" w:hint="eastAsia"/>
        </w:rPr>
        <w:t>内藤貴生　ブロックチェーンを用いた電力取引システムの構築と性能評価</w:t>
      </w:r>
    </w:p>
    <w:p w14:paraId="44084978" w14:textId="12593B69" w:rsidR="009A0C60" w:rsidRPr="00B25F19" w:rsidRDefault="00534850" w:rsidP="00AF0A7A">
      <w:pPr>
        <w:pStyle w:val="a3"/>
        <w:numPr>
          <w:ilvl w:val="0"/>
          <w:numId w:val="12"/>
        </w:numPr>
        <w:ind w:leftChars="0"/>
        <w:rPr>
          <w:rFonts w:ascii="Times New Roman" w:eastAsia="ＭＳ 明朝" w:hAnsi="Times New Roman"/>
        </w:rPr>
      </w:pPr>
      <w:r w:rsidRPr="00B25F19">
        <w:rPr>
          <w:rFonts w:ascii="Times New Roman" w:eastAsia="ＭＳ 明朝" w:hAnsi="Times New Roman" w:cs="Times New Roman"/>
        </w:rPr>
        <w:t>The Demonstration Experiment of Blockchain-based P2P Electricity Trading in University Faculty Housing</w:t>
      </w:r>
      <w:r w:rsidRPr="00B25F19">
        <w:rPr>
          <w:rFonts w:ascii="Times New Roman" w:eastAsia="ＭＳ 明朝" w:hAnsi="Times New Roman" w:hint="eastAsia"/>
        </w:rPr>
        <w:t>(</w:t>
      </w:r>
      <w:r w:rsidRPr="00B25F19">
        <w:rPr>
          <w:rFonts w:ascii="Times New Roman" w:eastAsia="ＭＳ 明朝" w:hAnsi="Times New Roman" w:cs="Times New Roman"/>
        </w:rPr>
        <w:t>Journal of Japan Society of Energy and Resources</w:t>
      </w:r>
      <w:r w:rsidRPr="00B25F19">
        <w:rPr>
          <w:rFonts w:ascii="Times New Roman" w:eastAsia="ＭＳ 明朝" w:hAnsi="Times New Roman"/>
        </w:rPr>
        <w:t xml:space="preserve">, </w:t>
      </w:r>
      <w:r w:rsidRPr="00B25F19">
        <w:rPr>
          <w:rFonts w:ascii="Times New Roman" w:eastAsia="ＭＳ 明朝" w:hAnsi="Times New Roman" w:cs="Times New Roman"/>
        </w:rPr>
        <w:t>Vol. 42, No. 5</w:t>
      </w:r>
      <w:r w:rsidRPr="00B25F19">
        <w:rPr>
          <w:rFonts w:ascii="Times New Roman" w:eastAsia="ＭＳ 明朝" w:hAnsi="Times New Roman" w:hint="eastAsia"/>
        </w:rPr>
        <w:t>)</w:t>
      </w:r>
    </w:p>
    <w:p w14:paraId="0448E704" w14:textId="7DE8A622" w:rsidR="00894263" w:rsidRPr="00B25F19" w:rsidRDefault="008429D3" w:rsidP="00AF0A7A">
      <w:pPr>
        <w:pStyle w:val="a3"/>
        <w:numPr>
          <w:ilvl w:val="0"/>
          <w:numId w:val="12"/>
        </w:numPr>
        <w:ind w:leftChars="0"/>
        <w:rPr>
          <w:rFonts w:ascii="Times New Roman" w:eastAsia="ＭＳ 明朝" w:hAnsi="Times New Roman" w:cs="Times New Roman"/>
        </w:rPr>
      </w:pPr>
      <w:hyperlink r:id="rId27" w:history="1">
        <w:r w:rsidR="00894263" w:rsidRPr="00B25F19">
          <w:rPr>
            <w:rStyle w:val="af"/>
            <w:rFonts w:ascii="Times New Roman" w:eastAsia="ＭＳ 明朝" w:hAnsi="Times New Roman" w:cs="Times New Roman"/>
          </w:rPr>
          <w:t>https://www.hepco.co.jp/network/con_service/supply_charge/unitprice/imbalance.html</w:t>
        </w:r>
      </w:hyperlink>
    </w:p>
    <w:p w14:paraId="3B4916E7" w14:textId="11764CCF" w:rsidR="00894263" w:rsidRPr="00B25F19" w:rsidRDefault="008429D3" w:rsidP="00894263">
      <w:pPr>
        <w:pStyle w:val="a3"/>
        <w:ind w:leftChars="0" w:left="420"/>
        <w:rPr>
          <w:rFonts w:ascii="Times New Roman" w:eastAsia="ＭＳ 明朝" w:hAnsi="Times New Roman" w:cs="Times New Roman"/>
        </w:rPr>
      </w:pPr>
      <w:hyperlink r:id="rId28" w:history="1">
        <w:r w:rsidR="00894263" w:rsidRPr="00B25F19">
          <w:rPr>
            <w:rStyle w:val="af"/>
            <w:rFonts w:ascii="Times New Roman" w:eastAsia="ＭＳ 明朝" w:hAnsi="Times New Roman" w:cs="Times New Roman"/>
          </w:rPr>
          <w:t>https://nw.tohoku-epco.co.jp/consignment/retailservice/imbalance/</w:t>
        </w:r>
      </w:hyperlink>
    </w:p>
    <w:p w14:paraId="54FB3405" w14:textId="4EBA798B" w:rsidR="00894263" w:rsidRPr="00B25F19" w:rsidRDefault="008429D3" w:rsidP="00894263">
      <w:pPr>
        <w:pStyle w:val="a3"/>
        <w:ind w:leftChars="0" w:left="420"/>
        <w:rPr>
          <w:rFonts w:ascii="Times New Roman" w:eastAsia="ＭＳ 明朝" w:hAnsi="Times New Roman" w:cs="Times New Roman"/>
        </w:rPr>
      </w:pPr>
      <w:hyperlink r:id="rId29" w:history="1">
        <w:r w:rsidR="00894263" w:rsidRPr="00B25F19">
          <w:rPr>
            <w:rStyle w:val="af"/>
            <w:rFonts w:ascii="Times New Roman" w:eastAsia="ＭＳ 明朝" w:hAnsi="Times New Roman" w:cs="Times New Roman"/>
          </w:rPr>
          <w:t>https://www.tepco.co.jp/pg/consignment/retailservice/imbalance/index-j.html</w:t>
        </w:r>
      </w:hyperlink>
    </w:p>
    <w:p w14:paraId="099B383F" w14:textId="745E514A" w:rsidR="00894263" w:rsidRPr="00B25F19" w:rsidRDefault="008429D3" w:rsidP="00894263">
      <w:pPr>
        <w:pStyle w:val="a3"/>
        <w:ind w:leftChars="0" w:left="420"/>
        <w:rPr>
          <w:rFonts w:ascii="Times New Roman" w:eastAsia="ＭＳ 明朝" w:hAnsi="Times New Roman" w:cs="Times New Roman"/>
        </w:rPr>
      </w:pPr>
      <w:hyperlink r:id="rId30" w:history="1">
        <w:r w:rsidR="00894263" w:rsidRPr="00B25F19">
          <w:rPr>
            <w:rStyle w:val="af"/>
            <w:rFonts w:ascii="Times New Roman" w:eastAsia="ＭＳ 明朝" w:hAnsi="Times New Roman" w:cs="Times New Roman"/>
          </w:rPr>
          <w:t>https://powergrid.chuden.co.jp/takuso_service/hatsuden_kouri/takuso_kyokyu/ryokin/imbalance/</w:t>
        </w:r>
      </w:hyperlink>
    </w:p>
    <w:p w14:paraId="65A208E4" w14:textId="719C4A6E" w:rsidR="00894263" w:rsidRPr="00B25F19" w:rsidRDefault="008429D3" w:rsidP="00894263">
      <w:pPr>
        <w:pStyle w:val="a3"/>
        <w:ind w:leftChars="0" w:left="420"/>
        <w:rPr>
          <w:rFonts w:ascii="Times New Roman" w:eastAsia="ＭＳ 明朝" w:hAnsi="Times New Roman" w:cs="Times New Roman"/>
        </w:rPr>
      </w:pPr>
      <w:hyperlink r:id="rId31" w:history="1">
        <w:r w:rsidR="00894263" w:rsidRPr="00B25F19">
          <w:rPr>
            <w:rStyle w:val="af"/>
            <w:rFonts w:ascii="Times New Roman" w:eastAsia="ＭＳ 明朝" w:hAnsi="Times New Roman" w:cs="Times New Roman"/>
          </w:rPr>
          <w:t>https://www.rikuden.co.jp/nw_soden/imbalance/tasa030_s010.html</w:t>
        </w:r>
      </w:hyperlink>
    </w:p>
    <w:p w14:paraId="5E3515AE" w14:textId="62AFD233" w:rsidR="00894263" w:rsidRPr="00B25F19" w:rsidRDefault="008429D3" w:rsidP="00894263">
      <w:pPr>
        <w:pStyle w:val="a3"/>
        <w:ind w:leftChars="0" w:left="420"/>
        <w:rPr>
          <w:rFonts w:ascii="Times New Roman" w:eastAsia="ＭＳ 明朝" w:hAnsi="Times New Roman" w:cs="Times New Roman"/>
        </w:rPr>
      </w:pPr>
      <w:hyperlink r:id="rId32" w:history="1">
        <w:r w:rsidR="00894263" w:rsidRPr="00B25F19">
          <w:rPr>
            <w:rStyle w:val="af"/>
            <w:rFonts w:ascii="Times New Roman" w:eastAsia="ＭＳ 明朝" w:hAnsi="Times New Roman" w:cs="Times New Roman"/>
          </w:rPr>
          <w:t>https://www.kansai-td.co.jp/consignment/agreement/imbalance.html</w:t>
        </w:r>
      </w:hyperlink>
    </w:p>
    <w:p w14:paraId="04BB0F01" w14:textId="109CB98D" w:rsidR="00894263" w:rsidRPr="00B25F19" w:rsidRDefault="008429D3" w:rsidP="00894263">
      <w:pPr>
        <w:pStyle w:val="a3"/>
        <w:ind w:leftChars="0" w:left="420"/>
        <w:rPr>
          <w:rFonts w:ascii="Times New Roman" w:eastAsia="ＭＳ 明朝" w:hAnsi="Times New Roman" w:cs="Times New Roman"/>
        </w:rPr>
      </w:pPr>
      <w:hyperlink r:id="rId33" w:history="1">
        <w:r w:rsidR="00894263" w:rsidRPr="00B25F19">
          <w:rPr>
            <w:rStyle w:val="af"/>
            <w:rFonts w:ascii="Times New Roman" w:eastAsia="ＭＳ 明朝" w:hAnsi="Times New Roman" w:cs="Times New Roman"/>
          </w:rPr>
          <w:t>https://www.energia.co.jp/nw/service/retailer/consign/imbalance/</w:t>
        </w:r>
      </w:hyperlink>
    </w:p>
    <w:p w14:paraId="5A0F413D" w14:textId="475C93C6" w:rsidR="00894263" w:rsidRPr="00B25F19" w:rsidRDefault="008429D3" w:rsidP="00894263">
      <w:pPr>
        <w:pStyle w:val="a3"/>
        <w:ind w:leftChars="0" w:left="420"/>
        <w:rPr>
          <w:rFonts w:ascii="Times New Roman" w:eastAsia="ＭＳ 明朝" w:hAnsi="Times New Roman" w:cs="Times New Roman"/>
        </w:rPr>
      </w:pPr>
      <w:hyperlink r:id="rId34" w:history="1">
        <w:r w:rsidR="00894263" w:rsidRPr="00B25F19">
          <w:rPr>
            <w:rStyle w:val="af"/>
            <w:rFonts w:ascii="Times New Roman" w:eastAsia="ＭＳ 明朝" w:hAnsi="Times New Roman" w:cs="Times New Roman"/>
          </w:rPr>
          <w:t>http://wsc7.yonden.co.jp/imbalance/</w:t>
        </w:r>
      </w:hyperlink>
    </w:p>
    <w:p w14:paraId="253B54D6" w14:textId="5F4B9017" w:rsidR="00894263" w:rsidRPr="00B25F19" w:rsidRDefault="008429D3" w:rsidP="00894263">
      <w:pPr>
        <w:pStyle w:val="a3"/>
        <w:ind w:leftChars="0" w:left="420"/>
        <w:rPr>
          <w:rFonts w:ascii="Times New Roman" w:eastAsia="ＭＳ 明朝" w:hAnsi="Times New Roman" w:cs="Times New Roman"/>
        </w:rPr>
      </w:pPr>
      <w:hyperlink r:id="rId35" w:history="1">
        <w:r w:rsidR="00C859CD" w:rsidRPr="00B25F19">
          <w:rPr>
            <w:rStyle w:val="af"/>
            <w:rFonts w:ascii="Times New Roman" w:eastAsia="ＭＳ 明朝" w:hAnsi="Times New Roman" w:cs="Times New Roman"/>
          </w:rPr>
          <w:t>https://www.kyuden.co.jp/td_service_wheeling_imbalance_index.html</w:t>
        </w:r>
      </w:hyperlink>
    </w:p>
    <w:p w14:paraId="0D66A867" w14:textId="10219B4C" w:rsidR="00C859CD" w:rsidRPr="00B25F19" w:rsidRDefault="008429D3" w:rsidP="00894263">
      <w:pPr>
        <w:pStyle w:val="a3"/>
        <w:ind w:leftChars="0" w:left="420"/>
        <w:rPr>
          <w:rFonts w:ascii="Times New Roman" w:eastAsia="ＭＳ 明朝" w:hAnsi="Times New Roman" w:cs="Times New Roman"/>
        </w:rPr>
      </w:pPr>
      <w:hyperlink r:id="rId36" w:history="1">
        <w:r w:rsidR="00C859CD" w:rsidRPr="00B25F19">
          <w:rPr>
            <w:rStyle w:val="af"/>
            <w:rFonts w:ascii="Times New Roman" w:eastAsia="ＭＳ 明朝" w:hAnsi="Times New Roman" w:cs="Times New Roman"/>
          </w:rPr>
          <w:t>https://www.okiden.co.jp/business-support/service/consignment/imbalance/index.html</w:t>
        </w:r>
      </w:hyperlink>
    </w:p>
    <w:p w14:paraId="60C668F4" w14:textId="03ECD65D" w:rsidR="00A441C2" w:rsidRDefault="008429D3" w:rsidP="00A441C2">
      <w:pPr>
        <w:pStyle w:val="a3"/>
        <w:numPr>
          <w:ilvl w:val="0"/>
          <w:numId w:val="12"/>
        </w:numPr>
        <w:ind w:leftChars="0"/>
        <w:rPr>
          <w:rFonts w:ascii="Times New Roman" w:eastAsia="ＭＳ 明朝" w:hAnsi="Times New Roman"/>
        </w:rPr>
      </w:pPr>
      <w:hyperlink r:id="rId37" w:history="1">
        <w:r w:rsidR="00A441C2" w:rsidRPr="009C6DCE">
          <w:rPr>
            <w:rStyle w:val="af"/>
            <w:rFonts w:ascii="Times New Roman" w:eastAsia="ＭＳ 明朝" w:hAnsi="Times New Roman"/>
          </w:rPr>
          <w:t>https://trade-log.io/column/1259</w:t>
        </w:r>
      </w:hyperlink>
    </w:p>
    <w:p w14:paraId="58F911EC" w14:textId="0732745E" w:rsidR="00A441C2" w:rsidRDefault="00CE46CC" w:rsidP="00A441C2">
      <w:pPr>
        <w:pStyle w:val="a3"/>
        <w:numPr>
          <w:ilvl w:val="0"/>
          <w:numId w:val="12"/>
        </w:numPr>
        <w:ind w:leftChars="0"/>
        <w:rPr>
          <w:rFonts w:ascii="Times New Roman" w:eastAsia="ＭＳ 明朝" w:hAnsi="Times New Roman"/>
        </w:rPr>
      </w:pPr>
      <w:r>
        <w:rPr>
          <w:rFonts w:ascii="Times New Roman" w:eastAsia="ＭＳ 明朝" w:hAnsi="Times New Roman"/>
        </w:rPr>
        <w:t>Experimental Repost of Oneself-to-oneself Surplus Electricity Transaction Scheme between Remote Points introducing Power Exchange System</w:t>
      </w:r>
    </w:p>
    <w:p w14:paraId="35A6F6FE" w14:textId="185996FA" w:rsidR="00CE46CC" w:rsidRDefault="00A2422E" w:rsidP="00A441C2">
      <w:pPr>
        <w:pStyle w:val="a3"/>
        <w:numPr>
          <w:ilvl w:val="0"/>
          <w:numId w:val="12"/>
        </w:numPr>
        <w:ind w:leftChars="0"/>
        <w:rPr>
          <w:rFonts w:ascii="Times New Roman" w:eastAsia="ＭＳ 明朝" w:hAnsi="Times New Roman"/>
        </w:rPr>
      </w:pPr>
      <w:r>
        <w:rPr>
          <w:rFonts w:ascii="Times New Roman" w:eastAsia="ＭＳ 明朝" w:hAnsi="Times New Roman" w:hint="eastAsia"/>
        </w:rPr>
        <w:t>B</w:t>
      </w:r>
      <w:r>
        <w:rPr>
          <w:rFonts w:ascii="Times New Roman" w:eastAsia="ＭＳ 明朝" w:hAnsi="Times New Roman"/>
        </w:rPr>
        <w:t>idding Agent Model for P2P Energy Trading</w:t>
      </w:r>
    </w:p>
    <w:p w14:paraId="4001B87B" w14:textId="52696F53" w:rsidR="00A2422E" w:rsidRDefault="007845DC" w:rsidP="00A441C2">
      <w:pPr>
        <w:pStyle w:val="a3"/>
        <w:numPr>
          <w:ilvl w:val="0"/>
          <w:numId w:val="12"/>
        </w:numPr>
        <w:ind w:leftChars="0"/>
        <w:rPr>
          <w:rFonts w:ascii="Times New Roman" w:eastAsia="ＭＳ 明朝" w:hAnsi="Times New Roman"/>
        </w:rPr>
      </w:pPr>
      <w:r w:rsidRPr="007845DC">
        <w:rPr>
          <w:rFonts w:ascii="Times New Roman" w:eastAsia="ＭＳ 明朝" w:hAnsi="Times New Roman"/>
        </w:rPr>
        <w:t>イノベーションを誘発する電力システムの実現に向けた課題</w:t>
      </w:r>
      <w:r>
        <w:rPr>
          <w:rFonts w:ascii="Times New Roman" w:eastAsia="ＭＳ 明朝" w:hAnsi="Times New Roman" w:hint="eastAsia"/>
        </w:rPr>
        <w:t>(</w:t>
      </w:r>
      <w:r w:rsidRPr="007845DC">
        <w:rPr>
          <w:rFonts w:ascii="Times New Roman" w:eastAsia="ＭＳ 明朝" w:hAnsi="Times New Roman"/>
        </w:rPr>
        <w:t>参議院常任委員会調査室・特別調査室</w:t>
      </w:r>
      <w:r>
        <w:rPr>
          <w:rFonts w:ascii="Times New Roman" w:eastAsia="ＭＳ 明朝" w:hAnsi="Times New Roman" w:hint="eastAsia"/>
        </w:rPr>
        <w:t xml:space="preserve">　</w:t>
      </w:r>
      <w:r w:rsidRPr="007845DC">
        <w:rPr>
          <w:rFonts w:ascii="Times New Roman" w:eastAsia="ＭＳ 明朝" w:hAnsi="Times New Roman"/>
        </w:rPr>
        <w:t xml:space="preserve">立法と調査　</w:t>
      </w:r>
      <w:r w:rsidRPr="007845DC">
        <w:rPr>
          <w:rFonts w:ascii="Times New Roman" w:eastAsia="ＭＳ 明朝" w:hAnsi="Times New Roman"/>
        </w:rPr>
        <w:t>2019. 12</w:t>
      </w:r>
      <w:r w:rsidRPr="007845DC">
        <w:rPr>
          <w:rFonts w:ascii="Times New Roman" w:eastAsia="ＭＳ 明朝" w:hAnsi="Times New Roman"/>
        </w:rPr>
        <w:t xml:space="preserve">　</w:t>
      </w:r>
      <w:r w:rsidRPr="007845DC">
        <w:rPr>
          <w:rFonts w:ascii="Times New Roman" w:eastAsia="ＭＳ 明朝" w:hAnsi="Times New Roman"/>
        </w:rPr>
        <w:t>No. 419</w:t>
      </w:r>
      <w:r>
        <w:rPr>
          <w:rFonts w:ascii="Times New Roman" w:eastAsia="ＭＳ 明朝" w:hAnsi="Times New Roman" w:hint="eastAsia"/>
        </w:rPr>
        <w:t>)</w:t>
      </w:r>
    </w:p>
    <w:p w14:paraId="5E8CAC78" w14:textId="774D49EA" w:rsidR="000D1BA2" w:rsidRPr="006A3536" w:rsidRDefault="000D1BA2" w:rsidP="006A3536">
      <w:pPr>
        <w:pStyle w:val="a3"/>
        <w:numPr>
          <w:ilvl w:val="0"/>
          <w:numId w:val="12"/>
        </w:numPr>
        <w:ind w:leftChars="0"/>
        <w:rPr>
          <w:rFonts w:ascii="Times New Roman" w:eastAsia="ＭＳ 明朝" w:hAnsi="Times New Roman"/>
        </w:rPr>
      </w:pPr>
      <w:r>
        <w:rPr>
          <w:rFonts w:ascii="Times New Roman" w:eastAsia="ＭＳ 明朝" w:hAnsi="Times New Roman" w:hint="eastAsia"/>
        </w:rPr>
        <w:t>需要家側</w:t>
      </w:r>
      <w:r>
        <w:rPr>
          <w:rFonts w:ascii="Times New Roman" w:eastAsia="ＭＳ 明朝" w:hAnsi="Times New Roman" w:hint="eastAsia"/>
        </w:rPr>
        <w:t>VPP</w:t>
      </w:r>
      <w:r>
        <w:rPr>
          <w:rFonts w:ascii="Times New Roman" w:eastAsia="ＭＳ 明朝" w:hAnsi="Times New Roman" w:hint="eastAsia"/>
        </w:rPr>
        <w:t>システム～計測の正確性が信頼を生むスケーラブルシステム～</w:t>
      </w:r>
      <w:r>
        <w:rPr>
          <w:rFonts w:ascii="Times New Roman" w:eastAsia="ＭＳ 明朝" w:hAnsi="Times New Roman" w:hint="eastAsia"/>
        </w:rPr>
        <w:t>(</w:t>
      </w:r>
      <w:r>
        <w:rPr>
          <w:rFonts w:ascii="Times New Roman" w:eastAsia="ＭＳ 明朝" w:hAnsi="Times New Roman" w:hint="eastAsia"/>
        </w:rPr>
        <w:t>バーチャルパワープラント構築普及に向けた最新動向―</w:t>
      </w:r>
      <w:r>
        <w:rPr>
          <w:rFonts w:ascii="Times New Roman" w:eastAsia="ＭＳ 明朝" w:hAnsi="Times New Roman" w:hint="eastAsia"/>
        </w:rPr>
        <w:t>3)</w:t>
      </w:r>
    </w:p>
    <w:p w14:paraId="63D1EEF0" w14:textId="77777777" w:rsidR="00A441C2" w:rsidRPr="00A441C2" w:rsidRDefault="00A441C2" w:rsidP="00A441C2">
      <w:pPr>
        <w:rPr>
          <w:rFonts w:ascii="Times New Roman" w:eastAsia="ＭＳ 明朝" w:hAnsi="Times New Roman"/>
        </w:rPr>
      </w:pPr>
    </w:p>
    <w:p w14:paraId="077AAFD4" w14:textId="08B81157" w:rsidR="009A0C60" w:rsidRPr="00B25F19" w:rsidRDefault="009A0C60" w:rsidP="00AF0A7A">
      <w:pPr>
        <w:rPr>
          <w:rFonts w:ascii="Times New Roman" w:eastAsia="ＭＳ 明朝" w:hAnsi="Times New Roman"/>
        </w:rPr>
      </w:pPr>
    </w:p>
    <w:p w14:paraId="739918B7" w14:textId="77777777" w:rsidR="009A0C60" w:rsidRPr="00B25F19" w:rsidRDefault="009A0C60" w:rsidP="00AF0A7A">
      <w:pPr>
        <w:rPr>
          <w:rFonts w:ascii="Times New Roman" w:eastAsia="ＭＳ 明朝" w:hAnsi="Times New Roman"/>
        </w:rPr>
      </w:pPr>
    </w:p>
    <w:sectPr w:rsidR="009A0C60" w:rsidRPr="00B25F19" w:rsidSect="00AF5B8C">
      <w:footerReference w:type="default" r:id="rId38"/>
      <w:pgSz w:w="11906" w:h="16838"/>
      <w:pgMar w:top="1985" w:right="1701" w:bottom="1701" w:left="1701"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1495E3" w14:textId="77777777" w:rsidR="008429D3" w:rsidRDefault="008429D3" w:rsidP="00C1651E">
      <w:r>
        <w:separator/>
      </w:r>
    </w:p>
  </w:endnote>
  <w:endnote w:type="continuationSeparator" w:id="0">
    <w:p w14:paraId="75F5F647" w14:textId="77777777" w:rsidR="008429D3" w:rsidRDefault="008429D3" w:rsidP="00C165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游ゴシック">
    <w:altName w:val="Yu Gothic"/>
    <w:panose1 w:val="020B0400000000000000"/>
    <w:charset w:val="80"/>
    <w:family w:val="modern"/>
    <w:pitch w:val="variable"/>
    <w:sig w:usb0="E00002FF" w:usb1="2AC7FDFF" w:usb2="00000016" w:usb3="00000000" w:csb0="0002009F" w:csb1="00000000"/>
  </w:font>
  <w:font w:name="ＭＳ Ｐゴシック">
    <w:panose1 w:val="020B0600070205080204"/>
    <w:charset w:val="80"/>
    <w:family w:val="modern"/>
    <w:pitch w:val="variable"/>
    <w:sig w:usb0="E00002FF" w:usb1="6AC7FDFB"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5017197"/>
      <w:docPartObj>
        <w:docPartGallery w:val="Page Numbers (Bottom of Page)"/>
        <w:docPartUnique/>
      </w:docPartObj>
    </w:sdtPr>
    <w:sdtEndPr/>
    <w:sdtContent>
      <w:p w14:paraId="16D0078D" w14:textId="334D68FE" w:rsidR="00AF5B8C" w:rsidRDefault="00AF5B8C">
        <w:pPr>
          <w:pStyle w:val="a6"/>
          <w:jc w:val="center"/>
        </w:pPr>
        <w:r>
          <w:fldChar w:fldCharType="begin"/>
        </w:r>
        <w:r>
          <w:instrText>PAGE   \* MERGEFORMAT</w:instrText>
        </w:r>
        <w:r>
          <w:fldChar w:fldCharType="separate"/>
        </w:r>
        <w:r>
          <w:rPr>
            <w:lang w:val="ja-JP"/>
          </w:rPr>
          <w:t>2</w:t>
        </w:r>
        <w:r>
          <w:fldChar w:fldCharType="end"/>
        </w:r>
      </w:p>
    </w:sdtContent>
  </w:sdt>
  <w:p w14:paraId="58B326E6" w14:textId="77777777" w:rsidR="00AF5B8C" w:rsidRDefault="00AF5B8C">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3343052"/>
      <w:docPartObj>
        <w:docPartGallery w:val="Page Numbers (Bottom of Page)"/>
        <w:docPartUnique/>
      </w:docPartObj>
    </w:sdtPr>
    <w:sdtEndPr/>
    <w:sdtContent>
      <w:p w14:paraId="6AF5F260" w14:textId="1CB700D9" w:rsidR="00AF5B8C" w:rsidRDefault="00AF5B8C">
        <w:pPr>
          <w:pStyle w:val="a6"/>
          <w:jc w:val="center"/>
        </w:pPr>
        <w:r>
          <w:fldChar w:fldCharType="begin"/>
        </w:r>
        <w:r>
          <w:instrText>PAGE   \* MERGEFORMAT</w:instrText>
        </w:r>
        <w:r>
          <w:fldChar w:fldCharType="separate"/>
        </w:r>
        <w:r>
          <w:rPr>
            <w:lang w:val="ja-JP"/>
          </w:rPr>
          <w:t>2</w:t>
        </w:r>
        <w:r>
          <w:fldChar w:fldCharType="end"/>
        </w:r>
      </w:p>
    </w:sdtContent>
  </w:sdt>
  <w:p w14:paraId="2C764F38" w14:textId="77777777" w:rsidR="00AF5B8C" w:rsidRDefault="00AF5B8C">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A44956" w14:textId="77777777" w:rsidR="008429D3" w:rsidRDefault="008429D3" w:rsidP="00C1651E">
      <w:r>
        <w:separator/>
      </w:r>
    </w:p>
  </w:footnote>
  <w:footnote w:type="continuationSeparator" w:id="0">
    <w:p w14:paraId="7EAA422B" w14:textId="77777777" w:rsidR="008429D3" w:rsidRDefault="008429D3" w:rsidP="00C1651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0030C"/>
    <w:multiLevelType w:val="hybridMultilevel"/>
    <w:tmpl w:val="8300171E"/>
    <w:lvl w:ilvl="0" w:tplc="5E704C94">
      <w:start w:val="1"/>
      <w:numFmt w:val="decimal"/>
      <w:lvlText w:val="第%1章"/>
      <w:lvlJc w:val="left"/>
      <w:pPr>
        <w:ind w:left="840" w:hanging="840"/>
      </w:pPr>
      <w:rPr>
        <w:rFonts w:ascii="Times New Roman" w:hAnsi="Times New Roman" w:cs="Times New Roman" w:hint="default"/>
      </w:rPr>
    </w:lvl>
    <w:lvl w:ilvl="1" w:tplc="C69CF576">
      <w:start w:val="1"/>
      <w:numFmt w:val="decimalEnclosedCircle"/>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24102D7A"/>
    <w:multiLevelType w:val="multilevel"/>
    <w:tmpl w:val="1D72F664"/>
    <w:lvl w:ilvl="0">
      <w:start w:val="1"/>
      <w:numFmt w:val="decimal"/>
      <w:lvlText w:val="%1"/>
      <w:lvlJc w:val="left"/>
      <w:pPr>
        <w:ind w:left="525" w:hanging="525"/>
      </w:pPr>
      <w:rPr>
        <w:rFonts w:hint="default"/>
      </w:rPr>
    </w:lvl>
    <w:lvl w:ilvl="1">
      <w:start w:val="1"/>
      <w:numFmt w:val="decimal"/>
      <w:lvlText w:val="%1.%2"/>
      <w:lvlJc w:val="left"/>
      <w:pPr>
        <w:ind w:left="945" w:hanging="525"/>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160" w:hanging="1800"/>
      </w:pPr>
      <w:rPr>
        <w:rFonts w:hint="default"/>
      </w:rPr>
    </w:lvl>
  </w:abstractNum>
  <w:abstractNum w:abstractNumId="2" w15:restartNumberingAfterBreak="0">
    <w:nsid w:val="288F2D24"/>
    <w:multiLevelType w:val="hybridMultilevel"/>
    <w:tmpl w:val="CEDA22A6"/>
    <w:lvl w:ilvl="0" w:tplc="7E389258">
      <w:start w:val="1"/>
      <w:numFmt w:val="bullet"/>
      <w:lvlText w:val=""/>
      <w:lvlJc w:val="left"/>
      <w:pPr>
        <w:tabs>
          <w:tab w:val="num" w:pos="720"/>
        </w:tabs>
        <w:ind w:left="720" w:hanging="360"/>
      </w:pPr>
      <w:rPr>
        <w:rFonts w:ascii="Wingdings" w:hAnsi="Wingdings" w:hint="default"/>
      </w:rPr>
    </w:lvl>
    <w:lvl w:ilvl="1" w:tplc="ADDEB6C0" w:tentative="1">
      <w:start w:val="1"/>
      <w:numFmt w:val="bullet"/>
      <w:lvlText w:val=""/>
      <w:lvlJc w:val="left"/>
      <w:pPr>
        <w:tabs>
          <w:tab w:val="num" w:pos="1440"/>
        </w:tabs>
        <w:ind w:left="1440" w:hanging="360"/>
      </w:pPr>
      <w:rPr>
        <w:rFonts w:ascii="Wingdings" w:hAnsi="Wingdings" w:hint="default"/>
      </w:rPr>
    </w:lvl>
    <w:lvl w:ilvl="2" w:tplc="84507FCA" w:tentative="1">
      <w:start w:val="1"/>
      <w:numFmt w:val="bullet"/>
      <w:lvlText w:val=""/>
      <w:lvlJc w:val="left"/>
      <w:pPr>
        <w:tabs>
          <w:tab w:val="num" w:pos="2160"/>
        </w:tabs>
        <w:ind w:left="2160" w:hanging="360"/>
      </w:pPr>
      <w:rPr>
        <w:rFonts w:ascii="Wingdings" w:hAnsi="Wingdings" w:hint="default"/>
      </w:rPr>
    </w:lvl>
    <w:lvl w:ilvl="3" w:tplc="E0269062" w:tentative="1">
      <w:start w:val="1"/>
      <w:numFmt w:val="bullet"/>
      <w:lvlText w:val=""/>
      <w:lvlJc w:val="left"/>
      <w:pPr>
        <w:tabs>
          <w:tab w:val="num" w:pos="2880"/>
        </w:tabs>
        <w:ind w:left="2880" w:hanging="360"/>
      </w:pPr>
      <w:rPr>
        <w:rFonts w:ascii="Wingdings" w:hAnsi="Wingdings" w:hint="default"/>
      </w:rPr>
    </w:lvl>
    <w:lvl w:ilvl="4" w:tplc="8B605B48" w:tentative="1">
      <w:start w:val="1"/>
      <w:numFmt w:val="bullet"/>
      <w:lvlText w:val=""/>
      <w:lvlJc w:val="left"/>
      <w:pPr>
        <w:tabs>
          <w:tab w:val="num" w:pos="3600"/>
        </w:tabs>
        <w:ind w:left="3600" w:hanging="360"/>
      </w:pPr>
      <w:rPr>
        <w:rFonts w:ascii="Wingdings" w:hAnsi="Wingdings" w:hint="default"/>
      </w:rPr>
    </w:lvl>
    <w:lvl w:ilvl="5" w:tplc="3C12DD4E" w:tentative="1">
      <w:start w:val="1"/>
      <w:numFmt w:val="bullet"/>
      <w:lvlText w:val=""/>
      <w:lvlJc w:val="left"/>
      <w:pPr>
        <w:tabs>
          <w:tab w:val="num" w:pos="4320"/>
        </w:tabs>
        <w:ind w:left="4320" w:hanging="360"/>
      </w:pPr>
      <w:rPr>
        <w:rFonts w:ascii="Wingdings" w:hAnsi="Wingdings" w:hint="default"/>
      </w:rPr>
    </w:lvl>
    <w:lvl w:ilvl="6" w:tplc="73A0627E" w:tentative="1">
      <w:start w:val="1"/>
      <w:numFmt w:val="bullet"/>
      <w:lvlText w:val=""/>
      <w:lvlJc w:val="left"/>
      <w:pPr>
        <w:tabs>
          <w:tab w:val="num" w:pos="5040"/>
        </w:tabs>
        <w:ind w:left="5040" w:hanging="360"/>
      </w:pPr>
      <w:rPr>
        <w:rFonts w:ascii="Wingdings" w:hAnsi="Wingdings" w:hint="default"/>
      </w:rPr>
    </w:lvl>
    <w:lvl w:ilvl="7" w:tplc="FBBE6718" w:tentative="1">
      <w:start w:val="1"/>
      <w:numFmt w:val="bullet"/>
      <w:lvlText w:val=""/>
      <w:lvlJc w:val="left"/>
      <w:pPr>
        <w:tabs>
          <w:tab w:val="num" w:pos="5760"/>
        </w:tabs>
        <w:ind w:left="5760" w:hanging="360"/>
      </w:pPr>
      <w:rPr>
        <w:rFonts w:ascii="Wingdings" w:hAnsi="Wingdings" w:hint="default"/>
      </w:rPr>
    </w:lvl>
    <w:lvl w:ilvl="8" w:tplc="697401A6"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05031D7"/>
    <w:multiLevelType w:val="hybridMultilevel"/>
    <w:tmpl w:val="77A20776"/>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401B7BE1"/>
    <w:multiLevelType w:val="hybridMultilevel"/>
    <w:tmpl w:val="42145F26"/>
    <w:lvl w:ilvl="0" w:tplc="65CEFBEC">
      <w:start w:val="1"/>
      <w:numFmt w:val="decimal"/>
      <w:lvlText w:val="第%1章"/>
      <w:lvlJc w:val="left"/>
      <w:pPr>
        <w:ind w:left="840" w:hanging="84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4C3C5167"/>
    <w:multiLevelType w:val="hybridMultilevel"/>
    <w:tmpl w:val="23783D44"/>
    <w:lvl w:ilvl="0" w:tplc="78CCA294">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4C9109E0"/>
    <w:multiLevelType w:val="multilevel"/>
    <w:tmpl w:val="1D72F664"/>
    <w:lvl w:ilvl="0">
      <w:start w:val="1"/>
      <w:numFmt w:val="decimal"/>
      <w:lvlText w:val="%1"/>
      <w:lvlJc w:val="left"/>
      <w:pPr>
        <w:ind w:left="525" w:hanging="525"/>
      </w:pPr>
      <w:rPr>
        <w:rFonts w:hint="default"/>
      </w:rPr>
    </w:lvl>
    <w:lvl w:ilvl="1">
      <w:start w:val="1"/>
      <w:numFmt w:val="decimal"/>
      <w:lvlText w:val="%1.%2"/>
      <w:lvlJc w:val="left"/>
      <w:pPr>
        <w:ind w:left="945" w:hanging="525"/>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160" w:hanging="1800"/>
      </w:pPr>
      <w:rPr>
        <w:rFonts w:hint="default"/>
      </w:rPr>
    </w:lvl>
  </w:abstractNum>
  <w:abstractNum w:abstractNumId="7" w15:restartNumberingAfterBreak="0">
    <w:nsid w:val="50F810AA"/>
    <w:multiLevelType w:val="multilevel"/>
    <w:tmpl w:val="16669B74"/>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54340E4F"/>
    <w:multiLevelType w:val="multilevel"/>
    <w:tmpl w:val="1D72F664"/>
    <w:lvl w:ilvl="0">
      <w:start w:val="1"/>
      <w:numFmt w:val="decimal"/>
      <w:lvlText w:val="%1"/>
      <w:lvlJc w:val="left"/>
      <w:pPr>
        <w:ind w:left="525" w:hanging="525"/>
      </w:pPr>
      <w:rPr>
        <w:rFonts w:hint="default"/>
      </w:rPr>
    </w:lvl>
    <w:lvl w:ilvl="1">
      <w:start w:val="1"/>
      <w:numFmt w:val="decimal"/>
      <w:lvlText w:val="%1.%2"/>
      <w:lvlJc w:val="left"/>
      <w:pPr>
        <w:ind w:left="945" w:hanging="525"/>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160" w:hanging="1800"/>
      </w:pPr>
      <w:rPr>
        <w:rFonts w:hint="default"/>
      </w:rPr>
    </w:lvl>
  </w:abstractNum>
  <w:abstractNum w:abstractNumId="9" w15:restartNumberingAfterBreak="0">
    <w:nsid w:val="62B574A2"/>
    <w:multiLevelType w:val="multilevel"/>
    <w:tmpl w:val="1D72F664"/>
    <w:lvl w:ilvl="0">
      <w:start w:val="1"/>
      <w:numFmt w:val="decimal"/>
      <w:lvlText w:val="%1"/>
      <w:lvlJc w:val="left"/>
      <w:pPr>
        <w:ind w:left="525" w:hanging="525"/>
      </w:pPr>
      <w:rPr>
        <w:rFonts w:hint="default"/>
      </w:rPr>
    </w:lvl>
    <w:lvl w:ilvl="1">
      <w:start w:val="1"/>
      <w:numFmt w:val="decimal"/>
      <w:lvlText w:val="%1.%2"/>
      <w:lvlJc w:val="left"/>
      <w:pPr>
        <w:ind w:left="945" w:hanging="525"/>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160" w:hanging="1800"/>
      </w:pPr>
      <w:rPr>
        <w:rFonts w:hint="default"/>
      </w:rPr>
    </w:lvl>
  </w:abstractNum>
  <w:abstractNum w:abstractNumId="10" w15:restartNumberingAfterBreak="0">
    <w:nsid w:val="65314483"/>
    <w:multiLevelType w:val="hybridMultilevel"/>
    <w:tmpl w:val="207A3316"/>
    <w:lvl w:ilvl="0" w:tplc="48240178">
      <w:start w:val="1"/>
      <w:numFmt w:val="bullet"/>
      <w:lvlText w:val=""/>
      <w:lvlJc w:val="left"/>
      <w:pPr>
        <w:tabs>
          <w:tab w:val="num" w:pos="720"/>
        </w:tabs>
        <w:ind w:left="720" w:hanging="360"/>
      </w:pPr>
      <w:rPr>
        <w:rFonts w:ascii="Wingdings" w:hAnsi="Wingdings" w:hint="default"/>
      </w:rPr>
    </w:lvl>
    <w:lvl w:ilvl="1" w:tplc="AFA2671E" w:tentative="1">
      <w:start w:val="1"/>
      <w:numFmt w:val="bullet"/>
      <w:lvlText w:val=""/>
      <w:lvlJc w:val="left"/>
      <w:pPr>
        <w:tabs>
          <w:tab w:val="num" w:pos="1440"/>
        </w:tabs>
        <w:ind w:left="1440" w:hanging="360"/>
      </w:pPr>
      <w:rPr>
        <w:rFonts w:ascii="Wingdings" w:hAnsi="Wingdings" w:hint="default"/>
      </w:rPr>
    </w:lvl>
    <w:lvl w:ilvl="2" w:tplc="4E78D8D2" w:tentative="1">
      <w:start w:val="1"/>
      <w:numFmt w:val="bullet"/>
      <w:lvlText w:val=""/>
      <w:lvlJc w:val="left"/>
      <w:pPr>
        <w:tabs>
          <w:tab w:val="num" w:pos="2160"/>
        </w:tabs>
        <w:ind w:left="2160" w:hanging="360"/>
      </w:pPr>
      <w:rPr>
        <w:rFonts w:ascii="Wingdings" w:hAnsi="Wingdings" w:hint="default"/>
      </w:rPr>
    </w:lvl>
    <w:lvl w:ilvl="3" w:tplc="6EB6ABCC" w:tentative="1">
      <w:start w:val="1"/>
      <w:numFmt w:val="bullet"/>
      <w:lvlText w:val=""/>
      <w:lvlJc w:val="left"/>
      <w:pPr>
        <w:tabs>
          <w:tab w:val="num" w:pos="2880"/>
        </w:tabs>
        <w:ind w:left="2880" w:hanging="360"/>
      </w:pPr>
      <w:rPr>
        <w:rFonts w:ascii="Wingdings" w:hAnsi="Wingdings" w:hint="default"/>
      </w:rPr>
    </w:lvl>
    <w:lvl w:ilvl="4" w:tplc="2C9A69D2" w:tentative="1">
      <w:start w:val="1"/>
      <w:numFmt w:val="bullet"/>
      <w:lvlText w:val=""/>
      <w:lvlJc w:val="left"/>
      <w:pPr>
        <w:tabs>
          <w:tab w:val="num" w:pos="3600"/>
        </w:tabs>
        <w:ind w:left="3600" w:hanging="360"/>
      </w:pPr>
      <w:rPr>
        <w:rFonts w:ascii="Wingdings" w:hAnsi="Wingdings" w:hint="default"/>
      </w:rPr>
    </w:lvl>
    <w:lvl w:ilvl="5" w:tplc="2B0CF2A6" w:tentative="1">
      <w:start w:val="1"/>
      <w:numFmt w:val="bullet"/>
      <w:lvlText w:val=""/>
      <w:lvlJc w:val="left"/>
      <w:pPr>
        <w:tabs>
          <w:tab w:val="num" w:pos="4320"/>
        </w:tabs>
        <w:ind w:left="4320" w:hanging="360"/>
      </w:pPr>
      <w:rPr>
        <w:rFonts w:ascii="Wingdings" w:hAnsi="Wingdings" w:hint="default"/>
      </w:rPr>
    </w:lvl>
    <w:lvl w:ilvl="6" w:tplc="7304E298" w:tentative="1">
      <w:start w:val="1"/>
      <w:numFmt w:val="bullet"/>
      <w:lvlText w:val=""/>
      <w:lvlJc w:val="left"/>
      <w:pPr>
        <w:tabs>
          <w:tab w:val="num" w:pos="5040"/>
        </w:tabs>
        <w:ind w:left="5040" w:hanging="360"/>
      </w:pPr>
      <w:rPr>
        <w:rFonts w:ascii="Wingdings" w:hAnsi="Wingdings" w:hint="default"/>
      </w:rPr>
    </w:lvl>
    <w:lvl w:ilvl="7" w:tplc="97F036DC" w:tentative="1">
      <w:start w:val="1"/>
      <w:numFmt w:val="bullet"/>
      <w:lvlText w:val=""/>
      <w:lvlJc w:val="left"/>
      <w:pPr>
        <w:tabs>
          <w:tab w:val="num" w:pos="5760"/>
        </w:tabs>
        <w:ind w:left="5760" w:hanging="360"/>
      </w:pPr>
      <w:rPr>
        <w:rFonts w:ascii="Wingdings" w:hAnsi="Wingdings" w:hint="default"/>
      </w:rPr>
    </w:lvl>
    <w:lvl w:ilvl="8" w:tplc="22B4B038"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75B027DB"/>
    <w:multiLevelType w:val="hybridMultilevel"/>
    <w:tmpl w:val="703649CC"/>
    <w:lvl w:ilvl="0" w:tplc="BF3E6296">
      <w:start w:val="1"/>
      <w:numFmt w:val="decimal"/>
      <w:lvlText w:val="第%1章"/>
      <w:lvlJc w:val="left"/>
      <w:pPr>
        <w:ind w:left="1320" w:hanging="13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3"/>
  </w:num>
  <w:num w:numId="2">
    <w:abstractNumId w:val="0"/>
  </w:num>
  <w:num w:numId="3">
    <w:abstractNumId w:val="4"/>
  </w:num>
  <w:num w:numId="4">
    <w:abstractNumId w:val="6"/>
  </w:num>
  <w:num w:numId="5">
    <w:abstractNumId w:val="7"/>
  </w:num>
  <w:num w:numId="6">
    <w:abstractNumId w:val="11"/>
  </w:num>
  <w:num w:numId="7">
    <w:abstractNumId w:val="1"/>
  </w:num>
  <w:num w:numId="8">
    <w:abstractNumId w:val="8"/>
  </w:num>
  <w:num w:numId="9">
    <w:abstractNumId w:val="9"/>
  </w:num>
  <w:num w:numId="10">
    <w:abstractNumId w:val="10"/>
  </w:num>
  <w:num w:numId="11">
    <w:abstractNumId w:val="2"/>
  </w:num>
  <w:num w:numId="12">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ideto.9948@gmail.com">
    <w15:presenceInfo w15:providerId="Windows Live" w15:userId="117d4aa410c80de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dirty"/>
  <w:trackRevisions/>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494"/>
    <w:rsid w:val="00000172"/>
    <w:rsid w:val="000135DC"/>
    <w:rsid w:val="000333CF"/>
    <w:rsid w:val="000574AA"/>
    <w:rsid w:val="00063DA4"/>
    <w:rsid w:val="0007270D"/>
    <w:rsid w:val="00084EAF"/>
    <w:rsid w:val="0008526C"/>
    <w:rsid w:val="0009493E"/>
    <w:rsid w:val="000B0CF3"/>
    <w:rsid w:val="000B2FEB"/>
    <w:rsid w:val="000B4F5A"/>
    <w:rsid w:val="000D1BA2"/>
    <w:rsid w:val="000E33AA"/>
    <w:rsid w:val="000E4D62"/>
    <w:rsid w:val="00106B17"/>
    <w:rsid w:val="001569E8"/>
    <w:rsid w:val="00162DE7"/>
    <w:rsid w:val="00165690"/>
    <w:rsid w:val="00167697"/>
    <w:rsid w:val="00190D7E"/>
    <w:rsid w:val="001A6386"/>
    <w:rsid w:val="001B3E3A"/>
    <w:rsid w:val="001B5912"/>
    <w:rsid w:val="001C4C7F"/>
    <w:rsid w:val="001D1C28"/>
    <w:rsid w:val="001D78F4"/>
    <w:rsid w:val="002017E0"/>
    <w:rsid w:val="00202500"/>
    <w:rsid w:val="00221813"/>
    <w:rsid w:val="00235C07"/>
    <w:rsid w:val="00236014"/>
    <w:rsid w:val="00261686"/>
    <w:rsid w:val="002735B4"/>
    <w:rsid w:val="002A6C80"/>
    <w:rsid w:val="00324F2E"/>
    <w:rsid w:val="00330888"/>
    <w:rsid w:val="00334E66"/>
    <w:rsid w:val="003752AA"/>
    <w:rsid w:val="003866B6"/>
    <w:rsid w:val="003A667F"/>
    <w:rsid w:val="003C093E"/>
    <w:rsid w:val="003D2255"/>
    <w:rsid w:val="003E19EB"/>
    <w:rsid w:val="003E37AB"/>
    <w:rsid w:val="003E5318"/>
    <w:rsid w:val="003E57F7"/>
    <w:rsid w:val="003F6D5A"/>
    <w:rsid w:val="00400C3B"/>
    <w:rsid w:val="00414CA2"/>
    <w:rsid w:val="004204A4"/>
    <w:rsid w:val="0042614C"/>
    <w:rsid w:val="00432011"/>
    <w:rsid w:val="0044708B"/>
    <w:rsid w:val="0046486D"/>
    <w:rsid w:val="00476AC8"/>
    <w:rsid w:val="004C602D"/>
    <w:rsid w:val="004D11B2"/>
    <w:rsid w:val="004D32EE"/>
    <w:rsid w:val="004F0BF0"/>
    <w:rsid w:val="005035C6"/>
    <w:rsid w:val="0050582B"/>
    <w:rsid w:val="00534850"/>
    <w:rsid w:val="00547067"/>
    <w:rsid w:val="005572EB"/>
    <w:rsid w:val="005A0236"/>
    <w:rsid w:val="005D6E01"/>
    <w:rsid w:val="005D74F8"/>
    <w:rsid w:val="005E0725"/>
    <w:rsid w:val="006003A7"/>
    <w:rsid w:val="00602525"/>
    <w:rsid w:val="00606024"/>
    <w:rsid w:val="00627F23"/>
    <w:rsid w:val="00631DCF"/>
    <w:rsid w:val="00644256"/>
    <w:rsid w:val="006520EE"/>
    <w:rsid w:val="00667D0D"/>
    <w:rsid w:val="006722AA"/>
    <w:rsid w:val="00692F55"/>
    <w:rsid w:val="0069484D"/>
    <w:rsid w:val="006A3536"/>
    <w:rsid w:val="006C6405"/>
    <w:rsid w:val="006D1C16"/>
    <w:rsid w:val="006D5A1A"/>
    <w:rsid w:val="006D7A4E"/>
    <w:rsid w:val="006E5671"/>
    <w:rsid w:val="006F41E9"/>
    <w:rsid w:val="006F5EC8"/>
    <w:rsid w:val="007328A7"/>
    <w:rsid w:val="00735C4F"/>
    <w:rsid w:val="00735FA7"/>
    <w:rsid w:val="00736287"/>
    <w:rsid w:val="00751614"/>
    <w:rsid w:val="0076321A"/>
    <w:rsid w:val="00764FC8"/>
    <w:rsid w:val="007807DA"/>
    <w:rsid w:val="007845DC"/>
    <w:rsid w:val="00792EB4"/>
    <w:rsid w:val="007A6C25"/>
    <w:rsid w:val="007A709A"/>
    <w:rsid w:val="007C6D5F"/>
    <w:rsid w:val="007E0643"/>
    <w:rsid w:val="007F5186"/>
    <w:rsid w:val="00810B4E"/>
    <w:rsid w:val="00836741"/>
    <w:rsid w:val="008429D3"/>
    <w:rsid w:val="00864DC9"/>
    <w:rsid w:val="00871005"/>
    <w:rsid w:val="00875A17"/>
    <w:rsid w:val="0089083B"/>
    <w:rsid w:val="00894263"/>
    <w:rsid w:val="00896227"/>
    <w:rsid w:val="00897827"/>
    <w:rsid w:val="008A1B1A"/>
    <w:rsid w:val="008B0463"/>
    <w:rsid w:val="008B4494"/>
    <w:rsid w:val="008D320C"/>
    <w:rsid w:val="008E34DE"/>
    <w:rsid w:val="0090486D"/>
    <w:rsid w:val="00913E1F"/>
    <w:rsid w:val="009170DE"/>
    <w:rsid w:val="009341FE"/>
    <w:rsid w:val="009431B0"/>
    <w:rsid w:val="009803C5"/>
    <w:rsid w:val="009919B6"/>
    <w:rsid w:val="00992052"/>
    <w:rsid w:val="009A0C60"/>
    <w:rsid w:val="009C412F"/>
    <w:rsid w:val="009D23D1"/>
    <w:rsid w:val="009D26DC"/>
    <w:rsid w:val="009D454F"/>
    <w:rsid w:val="009E7B14"/>
    <w:rsid w:val="00A0163E"/>
    <w:rsid w:val="00A1570A"/>
    <w:rsid w:val="00A2422E"/>
    <w:rsid w:val="00A310B5"/>
    <w:rsid w:val="00A40389"/>
    <w:rsid w:val="00A441C2"/>
    <w:rsid w:val="00A469EE"/>
    <w:rsid w:val="00A8067B"/>
    <w:rsid w:val="00A979D2"/>
    <w:rsid w:val="00AA1AE9"/>
    <w:rsid w:val="00AA5383"/>
    <w:rsid w:val="00AA71B9"/>
    <w:rsid w:val="00AB0879"/>
    <w:rsid w:val="00AD55F2"/>
    <w:rsid w:val="00AE3A11"/>
    <w:rsid w:val="00AF0A7A"/>
    <w:rsid w:val="00AF5B8C"/>
    <w:rsid w:val="00B10FC2"/>
    <w:rsid w:val="00B22404"/>
    <w:rsid w:val="00B25F19"/>
    <w:rsid w:val="00B70174"/>
    <w:rsid w:val="00B87F7E"/>
    <w:rsid w:val="00BC3C73"/>
    <w:rsid w:val="00BF6440"/>
    <w:rsid w:val="00C0695B"/>
    <w:rsid w:val="00C13A9E"/>
    <w:rsid w:val="00C1651E"/>
    <w:rsid w:val="00C44B48"/>
    <w:rsid w:val="00C638BD"/>
    <w:rsid w:val="00C73AFE"/>
    <w:rsid w:val="00C859CD"/>
    <w:rsid w:val="00CC4E58"/>
    <w:rsid w:val="00CE46CC"/>
    <w:rsid w:val="00D440C9"/>
    <w:rsid w:val="00D47325"/>
    <w:rsid w:val="00D47A4A"/>
    <w:rsid w:val="00D818C8"/>
    <w:rsid w:val="00D9630F"/>
    <w:rsid w:val="00D9640E"/>
    <w:rsid w:val="00DB18E5"/>
    <w:rsid w:val="00DB3A38"/>
    <w:rsid w:val="00E05AF2"/>
    <w:rsid w:val="00E21C37"/>
    <w:rsid w:val="00E25CCE"/>
    <w:rsid w:val="00E36D3C"/>
    <w:rsid w:val="00E420E3"/>
    <w:rsid w:val="00E56FA4"/>
    <w:rsid w:val="00E91CCA"/>
    <w:rsid w:val="00EA6E67"/>
    <w:rsid w:val="00EE01C1"/>
    <w:rsid w:val="00EF1069"/>
    <w:rsid w:val="00F21D5F"/>
    <w:rsid w:val="00F2634E"/>
    <w:rsid w:val="00F40AD1"/>
    <w:rsid w:val="00F40FCF"/>
    <w:rsid w:val="00F46621"/>
    <w:rsid w:val="00F65AFB"/>
    <w:rsid w:val="00F760E2"/>
    <w:rsid w:val="00F808CC"/>
    <w:rsid w:val="00F921D1"/>
    <w:rsid w:val="00FA43B3"/>
    <w:rsid w:val="00FA78F8"/>
    <w:rsid w:val="00FB3745"/>
    <w:rsid w:val="00FC5E9E"/>
    <w:rsid w:val="00FD3A33"/>
    <w:rsid w:val="00FE39B1"/>
    <w:rsid w:val="00FF4A64"/>
    <w:rsid w:val="00FF4EE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2575CB08"/>
  <w15:chartTrackingRefBased/>
  <w15:docId w15:val="{0232FA0C-AF70-49F2-A314-9021F30E93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E37AB"/>
    <w:pPr>
      <w:ind w:leftChars="400" w:left="840"/>
    </w:pPr>
  </w:style>
  <w:style w:type="paragraph" w:styleId="a4">
    <w:name w:val="header"/>
    <w:basedOn w:val="a"/>
    <w:link w:val="a5"/>
    <w:uiPriority w:val="99"/>
    <w:unhideWhenUsed/>
    <w:rsid w:val="00C1651E"/>
    <w:pPr>
      <w:tabs>
        <w:tab w:val="center" w:pos="4252"/>
        <w:tab w:val="right" w:pos="8504"/>
      </w:tabs>
      <w:snapToGrid w:val="0"/>
    </w:pPr>
  </w:style>
  <w:style w:type="character" w:customStyle="1" w:styleId="a5">
    <w:name w:val="ヘッダー (文字)"/>
    <w:basedOn w:val="a0"/>
    <w:link w:val="a4"/>
    <w:uiPriority w:val="99"/>
    <w:rsid w:val="00C1651E"/>
  </w:style>
  <w:style w:type="paragraph" w:styleId="a6">
    <w:name w:val="footer"/>
    <w:basedOn w:val="a"/>
    <w:link w:val="a7"/>
    <w:uiPriority w:val="99"/>
    <w:unhideWhenUsed/>
    <w:rsid w:val="00C1651E"/>
    <w:pPr>
      <w:tabs>
        <w:tab w:val="center" w:pos="4252"/>
        <w:tab w:val="right" w:pos="8504"/>
      </w:tabs>
      <w:snapToGrid w:val="0"/>
    </w:pPr>
  </w:style>
  <w:style w:type="character" w:customStyle="1" w:styleId="a7">
    <w:name w:val="フッター (文字)"/>
    <w:basedOn w:val="a0"/>
    <w:link w:val="a6"/>
    <w:uiPriority w:val="99"/>
    <w:rsid w:val="00C1651E"/>
  </w:style>
  <w:style w:type="table" w:styleId="a8">
    <w:name w:val="Table Grid"/>
    <w:basedOn w:val="a1"/>
    <w:uiPriority w:val="39"/>
    <w:rsid w:val="004261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Placeholder Text"/>
    <w:basedOn w:val="a0"/>
    <w:uiPriority w:val="99"/>
    <w:semiHidden/>
    <w:rsid w:val="00547067"/>
    <w:rPr>
      <w:color w:val="808080"/>
    </w:rPr>
  </w:style>
  <w:style w:type="character" w:styleId="aa">
    <w:name w:val="annotation reference"/>
    <w:basedOn w:val="a0"/>
    <w:uiPriority w:val="99"/>
    <w:semiHidden/>
    <w:unhideWhenUsed/>
    <w:rsid w:val="009D23D1"/>
    <w:rPr>
      <w:sz w:val="18"/>
      <w:szCs w:val="18"/>
    </w:rPr>
  </w:style>
  <w:style w:type="paragraph" w:styleId="ab">
    <w:name w:val="annotation text"/>
    <w:basedOn w:val="a"/>
    <w:link w:val="ac"/>
    <w:uiPriority w:val="99"/>
    <w:semiHidden/>
    <w:unhideWhenUsed/>
    <w:rsid w:val="009D23D1"/>
    <w:pPr>
      <w:jc w:val="left"/>
    </w:pPr>
  </w:style>
  <w:style w:type="character" w:customStyle="1" w:styleId="ac">
    <w:name w:val="コメント文字列 (文字)"/>
    <w:basedOn w:val="a0"/>
    <w:link w:val="ab"/>
    <w:uiPriority w:val="99"/>
    <w:semiHidden/>
    <w:rsid w:val="009D23D1"/>
  </w:style>
  <w:style w:type="paragraph" w:styleId="ad">
    <w:name w:val="annotation subject"/>
    <w:basedOn w:val="ab"/>
    <w:next w:val="ab"/>
    <w:link w:val="ae"/>
    <w:uiPriority w:val="99"/>
    <w:semiHidden/>
    <w:unhideWhenUsed/>
    <w:rsid w:val="009D23D1"/>
    <w:rPr>
      <w:b/>
      <w:bCs/>
    </w:rPr>
  </w:style>
  <w:style w:type="character" w:customStyle="1" w:styleId="ae">
    <w:name w:val="コメント内容 (文字)"/>
    <w:basedOn w:val="ac"/>
    <w:link w:val="ad"/>
    <w:uiPriority w:val="99"/>
    <w:semiHidden/>
    <w:rsid w:val="009D23D1"/>
    <w:rPr>
      <w:b/>
      <w:bCs/>
    </w:rPr>
  </w:style>
  <w:style w:type="character" w:styleId="af">
    <w:name w:val="Hyperlink"/>
    <w:basedOn w:val="a0"/>
    <w:uiPriority w:val="99"/>
    <w:unhideWhenUsed/>
    <w:rsid w:val="00894263"/>
    <w:rPr>
      <w:color w:val="0563C1" w:themeColor="hyperlink"/>
      <w:u w:val="single"/>
    </w:rPr>
  </w:style>
  <w:style w:type="character" w:styleId="af0">
    <w:name w:val="Unresolved Mention"/>
    <w:basedOn w:val="a0"/>
    <w:uiPriority w:val="99"/>
    <w:semiHidden/>
    <w:unhideWhenUsed/>
    <w:rsid w:val="00894263"/>
    <w:rPr>
      <w:color w:val="605E5C"/>
      <w:shd w:val="clear" w:color="auto" w:fill="E1DFDD"/>
    </w:rPr>
  </w:style>
  <w:style w:type="paragraph" w:styleId="af1">
    <w:name w:val="Revision"/>
    <w:hidden/>
    <w:uiPriority w:val="99"/>
    <w:semiHidden/>
    <w:rsid w:val="008710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087182">
      <w:bodyDiv w:val="1"/>
      <w:marLeft w:val="0"/>
      <w:marRight w:val="0"/>
      <w:marTop w:val="0"/>
      <w:marBottom w:val="0"/>
      <w:divBdr>
        <w:top w:val="none" w:sz="0" w:space="0" w:color="auto"/>
        <w:left w:val="none" w:sz="0" w:space="0" w:color="auto"/>
        <w:bottom w:val="none" w:sz="0" w:space="0" w:color="auto"/>
        <w:right w:val="none" w:sz="0" w:space="0" w:color="auto"/>
      </w:divBdr>
    </w:div>
    <w:div w:id="618606299">
      <w:bodyDiv w:val="1"/>
      <w:marLeft w:val="0"/>
      <w:marRight w:val="0"/>
      <w:marTop w:val="0"/>
      <w:marBottom w:val="0"/>
      <w:divBdr>
        <w:top w:val="none" w:sz="0" w:space="0" w:color="auto"/>
        <w:left w:val="none" w:sz="0" w:space="0" w:color="auto"/>
        <w:bottom w:val="none" w:sz="0" w:space="0" w:color="auto"/>
        <w:right w:val="none" w:sz="0" w:space="0" w:color="auto"/>
      </w:divBdr>
      <w:divsChild>
        <w:div w:id="2033140952">
          <w:marLeft w:val="360"/>
          <w:marRight w:val="0"/>
          <w:marTop w:val="200"/>
          <w:marBottom w:val="0"/>
          <w:divBdr>
            <w:top w:val="none" w:sz="0" w:space="0" w:color="auto"/>
            <w:left w:val="none" w:sz="0" w:space="0" w:color="auto"/>
            <w:bottom w:val="none" w:sz="0" w:space="0" w:color="auto"/>
            <w:right w:val="none" w:sz="0" w:space="0" w:color="auto"/>
          </w:divBdr>
        </w:div>
      </w:divsChild>
    </w:div>
    <w:div w:id="1015037904">
      <w:bodyDiv w:val="1"/>
      <w:marLeft w:val="0"/>
      <w:marRight w:val="0"/>
      <w:marTop w:val="0"/>
      <w:marBottom w:val="0"/>
      <w:divBdr>
        <w:top w:val="none" w:sz="0" w:space="0" w:color="auto"/>
        <w:left w:val="none" w:sz="0" w:space="0" w:color="auto"/>
        <w:bottom w:val="none" w:sz="0" w:space="0" w:color="auto"/>
        <w:right w:val="none" w:sz="0" w:space="0" w:color="auto"/>
      </w:divBdr>
    </w:div>
    <w:div w:id="1180122303">
      <w:bodyDiv w:val="1"/>
      <w:marLeft w:val="0"/>
      <w:marRight w:val="0"/>
      <w:marTop w:val="0"/>
      <w:marBottom w:val="0"/>
      <w:divBdr>
        <w:top w:val="none" w:sz="0" w:space="0" w:color="auto"/>
        <w:left w:val="none" w:sz="0" w:space="0" w:color="auto"/>
        <w:bottom w:val="none" w:sz="0" w:space="0" w:color="auto"/>
        <w:right w:val="none" w:sz="0" w:space="0" w:color="auto"/>
      </w:divBdr>
    </w:div>
    <w:div w:id="1241140322">
      <w:bodyDiv w:val="1"/>
      <w:marLeft w:val="0"/>
      <w:marRight w:val="0"/>
      <w:marTop w:val="0"/>
      <w:marBottom w:val="0"/>
      <w:divBdr>
        <w:top w:val="none" w:sz="0" w:space="0" w:color="auto"/>
        <w:left w:val="none" w:sz="0" w:space="0" w:color="auto"/>
        <w:bottom w:val="none" w:sz="0" w:space="0" w:color="auto"/>
        <w:right w:val="none" w:sz="0" w:space="0" w:color="auto"/>
      </w:divBdr>
    </w:div>
    <w:div w:id="1246769306">
      <w:bodyDiv w:val="1"/>
      <w:marLeft w:val="0"/>
      <w:marRight w:val="0"/>
      <w:marTop w:val="0"/>
      <w:marBottom w:val="0"/>
      <w:divBdr>
        <w:top w:val="none" w:sz="0" w:space="0" w:color="auto"/>
        <w:left w:val="none" w:sz="0" w:space="0" w:color="auto"/>
        <w:bottom w:val="none" w:sz="0" w:space="0" w:color="auto"/>
        <w:right w:val="none" w:sz="0" w:space="0" w:color="auto"/>
      </w:divBdr>
    </w:div>
    <w:div w:id="1666857308">
      <w:bodyDiv w:val="1"/>
      <w:marLeft w:val="0"/>
      <w:marRight w:val="0"/>
      <w:marTop w:val="0"/>
      <w:marBottom w:val="0"/>
      <w:divBdr>
        <w:top w:val="none" w:sz="0" w:space="0" w:color="auto"/>
        <w:left w:val="none" w:sz="0" w:space="0" w:color="auto"/>
        <w:bottom w:val="none" w:sz="0" w:space="0" w:color="auto"/>
        <w:right w:val="none" w:sz="0" w:space="0" w:color="auto"/>
      </w:divBdr>
      <w:divsChild>
        <w:div w:id="1204513261">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chart" Target="charts/chart5.xml"/><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hyperlink" Target="http://wsc7.yonden.co.jp/imbalanc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tepco.co.jp/pg/consignment/retailservice/imbalance/index-j.html"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chart" Target="charts/chart3.xml"/><Relationship Id="rId32" Type="http://schemas.openxmlformats.org/officeDocument/2006/relationships/hyperlink" Target="https://www.kansai-td.co.jp/consignment/agreement/imbalance.html" TargetMode="External"/><Relationship Id="rId37" Type="http://schemas.openxmlformats.org/officeDocument/2006/relationships/hyperlink" Target="https://trade-log.io/column/1259" TargetMode="External"/><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chart" Target="charts/chart2.xml"/><Relationship Id="rId28" Type="http://schemas.openxmlformats.org/officeDocument/2006/relationships/hyperlink" Target="https://nw.tohoku-epco.co.jp/consignment/retailservice/imbalance/" TargetMode="External"/><Relationship Id="rId36" Type="http://schemas.openxmlformats.org/officeDocument/2006/relationships/hyperlink" Target="https://www.okiden.co.jp/business-support/service/consignment/imbalance/index.htm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rikuden.co.jp/nw_soden/imbalance/tasa030_s010.html"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chart" Target="charts/chart1.xml"/><Relationship Id="rId27" Type="http://schemas.openxmlformats.org/officeDocument/2006/relationships/hyperlink" Target="https://www.hepco.co.jp/network/con_service/supply_charge/unitprice/imbalance.html" TargetMode="External"/><Relationship Id="rId30" Type="http://schemas.openxmlformats.org/officeDocument/2006/relationships/hyperlink" Target="https://powergrid.chuden.co.jp/takuso_service/hatsuden_kouri/takuso_kyokyu/ryokin/imbalance/" TargetMode="External"/><Relationship Id="rId35" Type="http://schemas.openxmlformats.org/officeDocument/2006/relationships/hyperlink" Target="https://www.kyuden.co.jp/td_service_wheeling_imbalance_index.html"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chart" Target="charts/chart4.xml"/><Relationship Id="rId33" Type="http://schemas.openxmlformats.org/officeDocument/2006/relationships/hyperlink" Target="https://www.energia.co.jp/nw/service/retailer/consign/imbalance/" TargetMode="External"/><Relationship Id="rId38" Type="http://schemas.openxmlformats.org/officeDocument/2006/relationships/footer" Target="footer2.xml"/></Relationships>
</file>

<file path=word/charts/_rels/chart1.xml.rels><?xml version="1.0" encoding="UTF-8" standalone="yes"?>
<Relationships xmlns="http://schemas.openxmlformats.org/package/2006/relationships"><Relationship Id="rId3" Type="http://schemas.openxmlformats.org/officeDocument/2006/relationships/oleObject" Target="file:///G:\&#12510;&#12452;&#12489;&#12521;&#12452;&#12502;\TUS\BLOCKCHAIN\&#30740;&#31350;\&#30740;&#31350;\2021&#24180;8&#26376;1&#26085;&#12363;&#12425;8&#26376;10&#26085;&#12414;&#12391;&#12398;&#38651;&#21147;&#12487;&#12540;&#12479;.xlsm"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G:\&#12510;&#12452;&#12489;&#12521;&#12452;&#12502;\TUS\BLOCKCHAIN\&#30740;&#31350;\&#30740;&#31350;\2021&#24180;8&#26376;1&#26085;&#12363;&#12425;8&#26376;10&#26085;&#12414;&#12391;&#12398;&#38651;&#21147;&#12487;&#12540;&#12479;.xlsm" TargetMode="Externa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1.xml"/></Relationships>
</file>

<file path=word/charts/_rels/chart3.xml.rels><?xml version="1.0" encoding="UTF-8" standalone="yes"?>
<Relationships xmlns="http://schemas.openxmlformats.org/package/2006/relationships"><Relationship Id="rId3" Type="http://schemas.openxmlformats.org/officeDocument/2006/relationships/oleObject" Target="file:///G:\&#12510;&#12452;&#12489;&#12521;&#12452;&#12502;\TUS\BLOCKCHAIN\&#30740;&#31350;\&#30740;&#31350;\2021&#24180;8&#26376;1&#26085;&#12363;&#12425;8&#26376;10&#26085;&#12414;&#12391;&#12398;&#38651;&#21147;&#12487;&#12540;&#12479;.xlsm" TargetMode="Externa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2.xml"/></Relationships>
</file>

<file path=word/charts/_rels/chart4.xml.rels><?xml version="1.0" encoding="UTF-8" standalone="yes"?>
<Relationships xmlns="http://schemas.openxmlformats.org/package/2006/relationships"><Relationship Id="rId3" Type="http://schemas.openxmlformats.org/officeDocument/2006/relationships/oleObject" Target="file:///G:\&#12510;&#12452;&#12489;&#12521;&#12452;&#12502;\TUS\BLOCKCHAIN\&#30740;&#31350;\&#30740;&#31350;\2021&#24180;8&#26376;1&#26085;&#12363;&#12425;8&#26376;10&#26085;&#12414;&#12391;&#12398;&#38651;&#21147;&#12487;&#12540;&#12479;.xlsm"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G:\&#12510;&#12452;&#12489;&#12521;&#12452;&#12502;\TUS\BLOCKCHAIN\&#30740;&#31350;\&#30740;&#31350;\2021&#24180;8&#26376;1&#26085;&#12363;&#12425;8&#26376;10&#26085;&#12414;&#12391;&#12398;&#38651;&#21147;&#12487;&#12540;&#12479;.xlsm" TargetMode="Externa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chartUserShapes" Target="../drawings/drawing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3526529433115305E-2"/>
          <c:y val="3.8201076575794406E-2"/>
          <c:w val="0.87659498818527271"/>
          <c:h val="0.70650170291484882"/>
        </c:manualLayout>
      </c:layout>
      <c:barChart>
        <c:barDir val="col"/>
        <c:grouping val="clustered"/>
        <c:varyColors val="1"/>
        <c:ser>
          <c:idx val="0"/>
          <c:order val="0"/>
          <c:invertIfNegative val="0"/>
          <c:dPt>
            <c:idx val="0"/>
            <c:invertIfNegative val="0"/>
            <c:bubble3D val="0"/>
            <c:spPr>
              <a:solidFill>
                <a:schemeClr val="accent1"/>
              </a:solidFill>
              <a:ln>
                <a:noFill/>
              </a:ln>
              <a:effectLst/>
            </c:spPr>
            <c:extLst>
              <c:ext xmlns:c16="http://schemas.microsoft.com/office/drawing/2014/chart" uri="{C3380CC4-5D6E-409C-BE32-E72D297353CC}">
                <c16:uniqueId val="{00000001-5FDA-453B-B608-985FD970E3FE}"/>
              </c:ext>
            </c:extLst>
          </c:dPt>
          <c:dPt>
            <c:idx val="1"/>
            <c:invertIfNegative val="0"/>
            <c:bubble3D val="0"/>
            <c:spPr>
              <a:solidFill>
                <a:schemeClr val="accent2"/>
              </a:solidFill>
              <a:ln>
                <a:noFill/>
              </a:ln>
              <a:effectLst/>
            </c:spPr>
            <c:extLst>
              <c:ext xmlns:c16="http://schemas.microsoft.com/office/drawing/2014/chart" uri="{C3380CC4-5D6E-409C-BE32-E72D297353CC}">
                <c16:uniqueId val="{00000003-5FDA-453B-B608-985FD970E3FE}"/>
              </c:ext>
            </c:extLst>
          </c:dPt>
          <c:dPt>
            <c:idx val="2"/>
            <c:invertIfNegative val="0"/>
            <c:bubble3D val="0"/>
            <c:spPr>
              <a:solidFill>
                <a:schemeClr val="accent3"/>
              </a:solidFill>
              <a:ln>
                <a:noFill/>
              </a:ln>
              <a:effectLst/>
            </c:spPr>
            <c:extLst>
              <c:ext xmlns:c16="http://schemas.microsoft.com/office/drawing/2014/chart" uri="{C3380CC4-5D6E-409C-BE32-E72D297353CC}">
                <c16:uniqueId val="{00000005-5FDA-453B-B608-985FD970E3FE}"/>
              </c:ext>
            </c:extLst>
          </c:dPt>
          <c:dPt>
            <c:idx val="3"/>
            <c:invertIfNegative val="0"/>
            <c:bubble3D val="0"/>
            <c:spPr>
              <a:solidFill>
                <a:schemeClr val="accent1"/>
              </a:solidFill>
              <a:ln>
                <a:noFill/>
              </a:ln>
              <a:effectLst/>
            </c:spPr>
            <c:extLst>
              <c:ext xmlns:c16="http://schemas.microsoft.com/office/drawing/2014/chart" uri="{C3380CC4-5D6E-409C-BE32-E72D297353CC}">
                <c16:uniqueId val="{00000007-5FDA-453B-B608-985FD970E3FE}"/>
              </c:ext>
            </c:extLst>
          </c:dPt>
          <c:dPt>
            <c:idx val="4"/>
            <c:invertIfNegative val="0"/>
            <c:bubble3D val="0"/>
            <c:spPr>
              <a:solidFill>
                <a:schemeClr val="accent1"/>
              </a:solidFill>
              <a:ln>
                <a:noFill/>
              </a:ln>
              <a:effectLst/>
            </c:spPr>
            <c:extLst>
              <c:ext xmlns:c16="http://schemas.microsoft.com/office/drawing/2014/chart" uri="{C3380CC4-5D6E-409C-BE32-E72D297353CC}">
                <c16:uniqueId val="{00000009-5FDA-453B-B608-985FD970E3FE}"/>
              </c:ext>
            </c:extLst>
          </c:dPt>
          <c:dPt>
            <c:idx val="5"/>
            <c:invertIfNegative val="0"/>
            <c:bubble3D val="0"/>
            <c:spPr>
              <a:solidFill>
                <a:schemeClr val="accent1"/>
              </a:solidFill>
              <a:ln>
                <a:noFill/>
              </a:ln>
              <a:effectLst/>
            </c:spPr>
            <c:extLst>
              <c:ext xmlns:c16="http://schemas.microsoft.com/office/drawing/2014/chart" uri="{C3380CC4-5D6E-409C-BE32-E72D297353CC}">
                <c16:uniqueId val="{0000000B-5FDA-453B-B608-985FD970E3FE}"/>
              </c:ext>
            </c:extLst>
          </c:dPt>
          <c:dPt>
            <c:idx val="6"/>
            <c:invertIfNegative val="0"/>
            <c:bubble3D val="0"/>
            <c:spPr>
              <a:solidFill>
                <a:schemeClr val="accent1"/>
              </a:solidFill>
              <a:ln>
                <a:noFill/>
              </a:ln>
              <a:effectLst/>
            </c:spPr>
            <c:extLst>
              <c:ext xmlns:c16="http://schemas.microsoft.com/office/drawing/2014/chart" uri="{C3380CC4-5D6E-409C-BE32-E72D297353CC}">
                <c16:uniqueId val="{0000000D-5FDA-453B-B608-985FD970E3FE}"/>
              </c:ext>
            </c:extLst>
          </c:dPt>
          <c:dPt>
            <c:idx val="7"/>
            <c:invertIfNegative val="0"/>
            <c:bubble3D val="0"/>
            <c:spPr>
              <a:solidFill>
                <a:schemeClr val="accent1"/>
              </a:solidFill>
              <a:ln>
                <a:noFill/>
              </a:ln>
              <a:effectLst/>
            </c:spPr>
            <c:extLst>
              <c:ext xmlns:c16="http://schemas.microsoft.com/office/drawing/2014/chart" uri="{C3380CC4-5D6E-409C-BE32-E72D297353CC}">
                <c16:uniqueId val="{0000000F-5FDA-453B-B608-985FD970E3FE}"/>
              </c:ext>
            </c:extLst>
          </c:dPt>
          <c:dPt>
            <c:idx val="8"/>
            <c:invertIfNegative val="0"/>
            <c:bubble3D val="0"/>
            <c:spPr>
              <a:solidFill>
                <a:schemeClr val="accent1"/>
              </a:solidFill>
              <a:ln>
                <a:noFill/>
              </a:ln>
              <a:effectLst/>
            </c:spPr>
            <c:extLst>
              <c:ext xmlns:c16="http://schemas.microsoft.com/office/drawing/2014/chart" uri="{C3380CC4-5D6E-409C-BE32-E72D297353CC}">
                <c16:uniqueId val="{00000011-5FDA-453B-B608-985FD970E3FE}"/>
              </c:ext>
            </c:extLst>
          </c:dPt>
          <c:dPt>
            <c:idx val="9"/>
            <c:invertIfNegative val="0"/>
            <c:bubble3D val="0"/>
            <c:spPr>
              <a:solidFill>
                <a:schemeClr val="accent1"/>
              </a:solidFill>
              <a:ln>
                <a:noFill/>
              </a:ln>
              <a:effectLst/>
            </c:spPr>
            <c:extLst>
              <c:ext xmlns:c16="http://schemas.microsoft.com/office/drawing/2014/chart" uri="{C3380CC4-5D6E-409C-BE32-E72D297353CC}">
                <c16:uniqueId val="{00000013-5FDA-453B-B608-985FD970E3FE}"/>
              </c:ext>
            </c:extLst>
          </c:dPt>
          <c:dPt>
            <c:idx val="10"/>
            <c:invertIfNegative val="0"/>
            <c:bubble3D val="0"/>
            <c:spPr>
              <a:solidFill>
                <a:schemeClr val="accent1"/>
              </a:solidFill>
              <a:ln>
                <a:noFill/>
              </a:ln>
              <a:effectLst/>
            </c:spPr>
            <c:extLst>
              <c:ext xmlns:c16="http://schemas.microsoft.com/office/drawing/2014/chart" uri="{C3380CC4-5D6E-409C-BE32-E72D297353CC}">
                <c16:uniqueId val="{00000015-5FDA-453B-B608-985FD970E3FE}"/>
              </c:ext>
            </c:extLst>
          </c:dPt>
          <c:dPt>
            <c:idx val="11"/>
            <c:invertIfNegative val="0"/>
            <c:bubble3D val="0"/>
            <c:spPr>
              <a:solidFill>
                <a:schemeClr val="accent2"/>
              </a:solidFill>
              <a:ln>
                <a:noFill/>
              </a:ln>
              <a:effectLst/>
            </c:spPr>
            <c:extLst>
              <c:ext xmlns:c16="http://schemas.microsoft.com/office/drawing/2014/chart" uri="{C3380CC4-5D6E-409C-BE32-E72D297353CC}">
                <c16:uniqueId val="{00000017-5FDA-453B-B608-985FD970E3FE}"/>
              </c:ext>
            </c:extLst>
          </c:dPt>
          <c:dPt>
            <c:idx val="12"/>
            <c:invertIfNegative val="0"/>
            <c:bubble3D val="0"/>
            <c:spPr>
              <a:solidFill>
                <a:schemeClr val="accent2"/>
              </a:solidFill>
              <a:ln>
                <a:noFill/>
              </a:ln>
              <a:effectLst/>
            </c:spPr>
            <c:extLst>
              <c:ext xmlns:c16="http://schemas.microsoft.com/office/drawing/2014/chart" uri="{C3380CC4-5D6E-409C-BE32-E72D297353CC}">
                <c16:uniqueId val="{00000019-5FDA-453B-B608-985FD970E3FE}"/>
              </c:ext>
            </c:extLst>
          </c:dPt>
          <c:dPt>
            <c:idx val="13"/>
            <c:invertIfNegative val="0"/>
            <c:bubble3D val="0"/>
            <c:spPr>
              <a:solidFill>
                <a:schemeClr val="accent2"/>
              </a:solidFill>
              <a:ln>
                <a:noFill/>
              </a:ln>
              <a:effectLst/>
            </c:spPr>
            <c:extLst>
              <c:ext xmlns:c16="http://schemas.microsoft.com/office/drawing/2014/chart" uri="{C3380CC4-5D6E-409C-BE32-E72D297353CC}">
                <c16:uniqueId val="{0000001B-5FDA-453B-B608-985FD970E3FE}"/>
              </c:ext>
            </c:extLst>
          </c:dPt>
          <c:dPt>
            <c:idx val="14"/>
            <c:invertIfNegative val="0"/>
            <c:bubble3D val="0"/>
            <c:spPr>
              <a:solidFill>
                <a:schemeClr val="accent2"/>
              </a:solidFill>
              <a:ln>
                <a:noFill/>
              </a:ln>
              <a:effectLst/>
            </c:spPr>
            <c:extLst>
              <c:ext xmlns:c16="http://schemas.microsoft.com/office/drawing/2014/chart" uri="{C3380CC4-5D6E-409C-BE32-E72D297353CC}">
                <c16:uniqueId val="{0000001D-5FDA-453B-B608-985FD970E3FE}"/>
              </c:ext>
            </c:extLst>
          </c:dPt>
          <c:dPt>
            <c:idx val="15"/>
            <c:invertIfNegative val="0"/>
            <c:bubble3D val="0"/>
            <c:spPr>
              <a:solidFill>
                <a:schemeClr val="accent2"/>
              </a:solidFill>
              <a:ln>
                <a:noFill/>
              </a:ln>
              <a:effectLst/>
            </c:spPr>
            <c:extLst>
              <c:ext xmlns:c16="http://schemas.microsoft.com/office/drawing/2014/chart" uri="{C3380CC4-5D6E-409C-BE32-E72D297353CC}">
                <c16:uniqueId val="{0000001F-5FDA-453B-B608-985FD970E3FE}"/>
              </c:ext>
            </c:extLst>
          </c:dPt>
          <c:dPt>
            <c:idx val="16"/>
            <c:invertIfNegative val="0"/>
            <c:bubble3D val="0"/>
            <c:spPr>
              <a:solidFill>
                <a:schemeClr val="accent2"/>
              </a:solidFill>
              <a:ln>
                <a:noFill/>
              </a:ln>
              <a:effectLst/>
            </c:spPr>
            <c:extLst>
              <c:ext xmlns:c16="http://schemas.microsoft.com/office/drawing/2014/chart" uri="{C3380CC4-5D6E-409C-BE32-E72D297353CC}">
                <c16:uniqueId val="{00000021-5FDA-453B-B608-985FD970E3FE}"/>
              </c:ext>
            </c:extLst>
          </c:dPt>
          <c:dPt>
            <c:idx val="17"/>
            <c:invertIfNegative val="0"/>
            <c:bubble3D val="0"/>
            <c:spPr>
              <a:solidFill>
                <a:schemeClr val="accent2"/>
              </a:solidFill>
              <a:ln>
                <a:noFill/>
              </a:ln>
              <a:effectLst/>
            </c:spPr>
            <c:extLst>
              <c:ext xmlns:c16="http://schemas.microsoft.com/office/drawing/2014/chart" uri="{C3380CC4-5D6E-409C-BE32-E72D297353CC}">
                <c16:uniqueId val="{00000023-5FDA-453B-B608-985FD970E3FE}"/>
              </c:ext>
            </c:extLst>
          </c:dPt>
          <c:dPt>
            <c:idx val="18"/>
            <c:invertIfNegative val="0"/>
            <c:bubble3D val="0"/>
            <c:spPr>
              <a:solidFill>
                <a:schemeClr val="accent2"/>
              </a:solidFill>
              <a:ln>
                <a:noFill/>
              </a:ln>
              <a:effectLst/>
            </c:spPr>
            <c:extLst>
              <c:ext xmlns:c16="http://schemas.microsoft.com/office/drawing/2014/chart" uri="{C3380CC4-5D6E-409C-BE32-E72D297353CC}">
                <c16:uniqueId val="{00000025-5FDA-453B-B608-985FD970E3FE}"/>
              </c:ext>
            </c:extLst>
          </c:dPt>
          <c:dPt>
            <c:idx val="19"/>
            <c:invertIfNegative val="0"/>
            <c:bubble3D val="0"/>
            <c:spPr>
              <a:solidFill>
                <a:schemeClr val="accent2"/>
              </a:solidFill>
              <a:ln>
                <a:noFill/>
              </a:ln>
              <a:effectLst/>
            </c:spPr>
            <c:extLst>
              <c:ext xmlns:c16="http://schemas.microsoft.com/office/drawing/2014/chart" uri="{C3380CC4-5D6E-409C-BE32-E72D297353CC}">
                <c16:uniqueId val="{00000027-5FDA-453B-B608-985FD970E3FE}"/>
              </c:ext>
            </c:extLst>
          </c:dPt>
          <c:dPt>
            <c:idx val="20"/>
            <c:invertIfNegative val="0"/>
            <c:bubble3D val="0"/>
            <c:spPr>
              <a:solidFill>
                <a:schemeClr val="accent2"/>
              </a:solidFill>
              <a:ln>
                <a:noFill/>
              </a:ln>
              <a:effectLst/>
            </c:spPr>
            <c:extLst>
              <c:ext xmlns:c16="http://schemas.microsoft.com/office/drawing/2014/chart" uri="{C3380CC4-5D6E-409C-BE32-E72D297353CC}">
                <c16:uniqueId val="{00000029-5FDA-453B-B608-985FD970E3FE}"/>
              </c:ext>
            </c:extLst>
          </c:dPt>
          <c:dPt>
            <c:idx val="21"/>
            <c:invertIfNegative val="0"/>
            <c:bubble3D val="0"/>
            <c:spPr>
              <a:solidFill>
                <a:schemeClr val="accent2"/>
              </a:solidFill>
              <a:ln>
                <a:noFill/>
              </a:ln>
              <a:effectLst/>
            </c:spPr>
            <c:extLst>
              <c:ext xmlns:c16="http://schemas.microsoft.com/office/drawing/2014/chart" uri="{C3380CC4-5D6E-409C-BE32-E72D297353CC}">
                <c16:uniqueId val="{0000002B-5FDA-453B-B608-985FD970E3FE}"/>
              </c:ext>
            </c:extLst>
          </c:dPt>
          <c:dPt>
            <c:idx val="22"/>
            <c:invertIfNegative val="0"/>
            <c:bubble3D val="0"/>
            <c:spPr>
              <a:solidFill>
                <a:schemeClr val="accent2"/>
              </a:solidFill>
              <a:ln>
                <a:noFill/>
              </a:ln>
              <a:effectLst/>
            </c:spPr>
            <c:extLst>
              <c:ext xmlns:c16="http://schemas.microsoft.com/office/drawing/2014/chart" uri="{C3380CC4-5D6E-409C-BE32-E72D297353CC}">
                <c16:uniqueId val="{0000002D-5FDA-453B-B608-985FD970E3FE}"/>
              </c:ext>
            </c:extLst>
          </c:dPt>
          <c:dPt>
            <c:idx val="23"/>
            <c:invertIfNegative val="0"/>
            <c:bubble3D val="0"/>
            <c:spPr>
              <a:solidFill>
                <a:schemeClr val="accent2"/>
              </a:solidFill>
              <a:ln>
                <a:noFill/>
              </a:ln>
              <a:effectLst/>
            </c:spPr>
            <c:extLst>
              <c:ext xmlns:c16="http://schemas.microsoft.com/office/drawing/2014/chart" uri="{C3380CC4-5D6E-409C-BE32-E72D297353CC}">
                <c16:uniqueId val="{0000002F-5FDA-453B-B608-985FD970E3FE}"/>
              </c:ext>
            </c:extLst>
          </c:dPt>
          <c:dPt>
            <c:idx val="24"/>
            <c:invertIfNegative val="0"/>
            <c:bubble3D val="0"/>
            <c:spPr>
              <a:solidFill>
                <a:schemeClr val="accent2"/>
              </a:solidFill>
              <a:ln>
                <a:noFill/>
              </a:ln>
              <a:effectLst/>
            </c:spPr>
            <c:extLst>
              <c:ext xmlns:c16="http://schemas.microsoft.com/office/drawing/2014/chart" uri="{C3380CC4-5D6E-409C-BE32-E72D297353CC}">
                <c16:uniqueId val="{00000031-5FDA-453B-B608-985FD970E3FE}"/>
              </c:ext>
            </c:extLst>
          </c:dPt>
          <c:dPt>
            <c:idx val="25"/>
            <c:invertIfNegative val="0"/>
            <c:bubble3D val="0"/>
            <c:spPr>
              <a:solidFill>
                <a:schemeClr val="accent2"/>
              </a:solidFill>
              <a:ln>
                <a:noFill/>
              </a:ln>
              <a:effectLst/>
            </c:spPr>
            <c:extLst>
              <c:ext xmlns:c16="http://schemas.microsoft.com/office/drawing/2014/chart" uri="{C3380CC4-5D6E-409C-BE32-E72D297353CC}">
                <c16:uniqueId val="{00000033-5FDA-453B-B608-985FD970E3FE}"/>
              </c:ext>
            </c:extLst>
          </c:dPt>
          <c:dPt>
            <c:idx val="26"/>
            <c:invertIfNegative val="0"/>
            <c:bubble3D val="0"/>
            <c:spPr>
              <a:solidFill>
                <a:schemeClr val="accent2"/>
              </a:solidFill>
              <a:ln>
                <a:noFill/>
              </a:ln>
              <a:effectLst/>
            </c:spPr>
            <c:extLst>
              <c:ext xmlns:c16="http://schemas.microsoft.com/office/drawing/2014/chart" uri="{C3380CC4-5D6E-409C-BE32-E72D297353CC}">
                <c16:uniqueId val="{00000035-5FDA-453B-B608-985FD970E3FE}"/>
              </c:ext>
            </c:extLst>
          </c:dPt>
          <c:dPt>
            <c:idx val="27"/>
            <c:invertIfNegative val="0"/>
            <c:bubble3D val="0"/>
            <c:spPr>
              <a:solidFill>
                <a:schemeClr val="accent2"/>
              </a:solidFill>
              <a:ln>
                <a:noFill/>
              </a:ln>
              <a:effectLst/>
            </c:spPr>
            <c:extLst>
              <c:ext xmlns:c16="http://schemas.microsoft.com/office/drawing/2014/chart" uri="{C3380CC4-5D6E-409C-BE32-E72D297353CC}">
                <c16:uniqueId val="{00000037-5FDA-453B-B608-985FD970E3FE}"/>
              </c:ext>
            </c:extLst>
          </c:dPt>
          <c:dPt>
            <c:idx val="28"/>
            <c:invertIfNegative val="0"/>
            <c:bubble3D val="0"/>
            <c:spPr>
              <a:solidFill>
                <a:schemeClr val="accent2"/>
              </a:solidFill>
              <a:ln>
                <a:noFill/>
              </a:ln>
              <a:effectLst/>
            </c:spPr>
            <c:extLst>
              <c:ext xmlns:c16="http://schemas.microsoft.com/office/drawing/2014/chart" uri="{C3380CC4-5D6E-409C-BE32-E72D297353CC}">
                <c16:uniqueId val="{00000039-5FDA-453B-B608-985FD970E3FE}"/>
              </c:ext>
            </c:extLst>
          </c:dPt>
          <c:dPt>
            <c:idx val="29"/>
            <c:invertIfNegative val="0"/>
            <c:bubble3D val="0"/>
            <c:spPr>
              <a:solidFill>
                <a:schemeClr val="accent2"/>
              </a:solidFill>
              <a:ln>
                <a:noFill/>
              </a:ln>
              <a:effectLst/>
            </c:spPr>
            <c:extLst>
              <c:ext xmlns:c16="http://schemas.microsoft.com/office/drawing/2014/chart" uri="{C3380CC4-5D6E-409C-BE32-E72D297353CC}">
                <c16:uniqueId val="{0000003B-5FDA-453B-B608-985FD970E3FE}"/>
              </c:ext>
            </c:extLst>
          </c:dPt>
          <c:dPt>
            <c:idx val="30"/>
            <c:invertIfNegative val="0"/>
            <c:bubble3D val="0"/>
            <c:spPr>
              <a:solidFill>
                <a:schemeClr val="accent2"/>
              </a:solidFill>
              <a:ln>
                <a:noFill/>
              </a:ln>
              <a:effectLst/>
            </c:spPr>
            <c:extLst>
              <c:ext xmlns:c16="http://schemas.microsoft.com/office/drawing/2014/chart" uri="{C3380CC4-5D6E-409C-BE32-E72D297353CC}">
                <c16:uniqueId val="{0000003D-5FDA-453B-B608-985FD970E3FE}"/>
              </c:ext>
            </c:extLst>
          </c:dPt>
          <c:dPt>
            <c:idx val="31"/>
            <c:invertIfNegative val="0"/>
            <c:bubble3D val="0"/>
            <c:spPr>
              <a:solidFill>
                <a:schemeClr val="accent2"/>
              </a:solidFill>
              <a:ln>
                <a:noFill/>
              </a:ln>
              <a:effectLst/>
            </c:spPr>
            <c:extLst>
              <c:ext xmlns:c16="http://schemas.microsoft.com/office/drawing/2014/chart" uri="{C3380CC4-5D6E-409C-BE32-E72D297353CC}">
                <c16:uniqueId val="{0000003F-5FDA-453B-B608-985FD970E3FE}"/>
              </c:ext>
            </c:extLst>
          </c:dPt>
          <c:cat>
            <c:strRef>
              <c:f>'8月1日~8月10日の全国の取引状況'!$T$1:$T$32</c:f>
              <c:strCache>
                <c:ptCount val="32"/>
                <c:pt idx="0">
                  <c:v>&lt;-10</c:v>
                </c:pt>
                <c:pt idx="1">
                  <c:v>-10&lt;X&lt;-9</c:v>
                </c:pt>
                <c:pt idx="2">
                  <c:v>-9&lt;X&lt;-8</c:v>
                </c:pt>
                <c:pt idx="3">
                  <c:v>-8&lt;X&lt;-7</c:v>
                </c:pt>
                <c:pt idx="4">
                  <c:v>-7&lt;X&lt;-6</c:v>
                </c:pt>
                <c:pt idx="5">
                  <c:v>-6&lt;X&lt;-5</c:v>
                </c:pt>
                <c:pt idx="6">
                  <c:v>-5&lt;X&lt;-4</c:v>
                </c:pt>
                <c:pt idx="7">
                  <c:v>-4&lt;X&lt;-3</c:v>
                </c:pt>
                <c:pt idx="8">
                  <c:v>-3&lt;X&lt;-2</c:v>
                </c:pt>
                <c:pt idx="9">
                  <c:v>-2&lt;X&lt;-1</c:v>
                </c:pt>
                <c:pt idx="10">
                  <c:v>-1&lt;X&lt;0</c:v>
                </c:pt>
                <c:pt idx="11">
                  <c:v>0&lt;X&lt;1</c:v>
                </c:pt>
                <c:pt idx="12">
                  <c:v>1&lt;X&lt;2</c:v>
                </c:pt>
                <c:pt idx="13">
                  <c:v>2&lt;X&lt;3</c:v>
                </c:pt>
                <c:pt idx="14">
                  <c:v>3&lt;X&lt;4</c:v>
                </c:pt>
                <c:pt idx="15">
                  <c:v>4&lt;X&lt;5</c:v>
                </c:pt>
                <c:pt idx="16">
                  <c:v>5&lt;X&lt;6</c:v>
                </c:pt>
                <c:pt idx="17">
                  <c:v>6&lt;X&lt;7</c:v>
                </c:pt>
                <c:pt idx="18">
                  <c:v>7&lt;X&lt;8</c:v>
                </c:pt>
                <c:pt idx="19">
                  <c:v>8&lt;X&lt;9</c:v>
                </c:pt>
                <c:pt idx="20">
                  <c:v>9&lt;X&lt;10</c:v>
                </c:pt>
                <c:pt idx="21">
                  <c:v>10&lt;X&lt;11</c:v>
                </c:pt>
                <c:pt idx="22">
                  <c:v>11&lt;X&lt;12</c:v>
                </c:pt>
                <c:pt idx="23">
                  <c:v>12&lt;X&lt;13</c:v>
                </c:pt>
                <c:pt idx="24">
                  <c:v>13&lt;X&lt;14</c:v>
                </c:pt>
                <c:pt idx="25">
                  <c:v>14&lt;X&lt;15</c:v>
                </c:pt>
                <c:pt idx="26">
                  <c:v>15&lt;X&lt;16</c:v>
                </c:pt>
                <c:pt idx="27">
                  <c:v>16&lt;X&lt;17</c:v>
                </c:pt>
                <c:pt idx="28">
                  <c:v>17&lt;X&lt;18</c:v>
                </c:pt>
                <c:pt idx="29">
                  <c:v>18&lt;X&lt;19</c:v>
                </c:pt>
                <c:pt idx="30">
                  <c:v>19&lt;X&lt;20</c:v>
                </c:pt>
                <c:pt idx="31">
                  <c:v>&gt;20</c:v>
                </c:pt>
              </c:strCache>
            </c:strRef>
          </c:cat>
          <c:val>
            <c:numRef>
              <c:f>'8月1日~8月10日の全国の取引状況'!$U$1:$U$32</c:f>
              <c:numCache>
                <c:formatCode>General</c:formatCode>
                <c:ptCount val="32"/>
                <c:pt idx="0">
                  <c:v>0</c:v>
                </c:pt>
                <c:pt idx="1">
                  <c:v>0</c:v>
                </c:pt>
                <c:pt idx="2">
                  <c:v>0</c:v>
                </c:pt>
                <c:pt idx="3">
                  <c:v>2</c:v>
                </c:pt>
                <c:pt idx="4">
                  <c:v>1</c:v>
                </c:pt>
                <c:pt idx="5">
                  <c:v>5</c:v>
                </c:pt>
                <c:pt idx="6">
                  <c:v>10</c:v>
                </c:pt>
                <c:pt idx="7">
                  <c:v>14</c:v>
                </c:pt>
                <c:pt idx="8">
                  <c:v>22</c:v>
                </c:pt>
                <c:pt idx="9">
                  <c:v>28</c:v>
                </c:pt>
                <c:pt idx="10">
                  <c:v>31</c:v>
                </c:pt>
                <c:pt idx="11">
                  <c:v>44</c:v>
                </c:pt>
                <c:pt idx="12">
                  <c:v>63</c:v>
                </c:pt>
                <c:pt idx="13">
                  <c:v>42</c:v>
                </c:pt>
                <c:pt idx="14">
                  <c:v>30</c:v>
                </c:pt>
                <c:pt idx="15">
                  <c:v>15</c:v>
                </c:pt>
                <c:pt idx="16">
                  <c:v>21</c:v>
                </c:pt>
                <c:pt idx="17">
                  <c:v>17</c:v>
                </c:pt>
                <c:pt idx="18">
                  <c:v>25</c:v>
                </c:pt>
                <c:pt idx="19">
                  <c:v>14</c:v>
                </c:pt>
                <c:pt idx="20">
                  <c:v>7</c:v>
                </c:pt>
                <c:pt idx="21">
                  <c:v>12</c:v>
                </c:pt>
                <c:pt idx="22">
                  <c:v>10</c:v>
                </c:pt>
                <c:pt idx="23">
                  <c:v>9</c:v>
                </c:pt>
                <c:pt idx="24">
                  <c:v>9</c:v>
                </c:pt>
                <c:pt idx="25">
                  <c:v>10</c:v>
                </c:pt>
                <c:pt idx="26">
                  <c:v>4</c:v>
                </c:pt>
                <c:pt idx="27">
                  <c:v>7</c:v>
                </c:pt>
                <c:pt idx="28">
                  <c:v>6</c:v>
                </c:pt>
                <c:pt idx="29">
                  <c:v>9</c:v>
                </c:pt>
                <c:pt idx="30">
                  <c:v>6</c:v>
                </c:pt>
                <c:pt idx="31">
                  <c:v>7</c:v>
                </c:pt>
              </c:numCache>
            </c:numRef>
          </c:val>
          <c:extLst>
            <c:ext xmlns:c16="http://schemas.microsoft.com/office/drawing/2014/chart" uri="{C3380CC4-5D6E-409C-BE32-E72D297353CC}">
              <c16:uniqueId val="{00000040-5FDA-453B-B608-985FD970E3FE}"/>
            </c:ext>
          </c:extLst>
        </c:ser>
        <c:dLbls>
          <c:showLegendKey val="0"/>
          <c:showVal val="0"/>
          <c:showCatName val="0"/>
          <c:showSerName val="0"/>
          <c:showPercent val="0"/>
          <c:showBubbleSize val="0"/>
        </c:dLbls>
        <c:gapWidth val="10"/>
        <c:axId val="700793103"/>
        <c:axId val="700795599"/>
      </c:barChart>
      <c:catAx>
        <c:axId val="70079310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インバランス率範囲</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700795599"/>
        <c:crosses val="autoZero"/>
        <c:auto val="1"/>
        <c:lblAlgn val="ctr"/>
        <c:lblOffset val="100"/>
        <c:noMultiLvlLbl val="0"/>
      </c:catAx>
      <c:valAx>
        <c:axId val="700795599"/>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該当コマ数</a:t>
                </a:r>
              </a:p>
            </c:rich>
          </c:tx>
          <c:layout>
            <c:manualLayout>
              <c:xMode val="edge"/>
              <c:yMode val="edge"/>
              <c:x val="1.1144361893615602E-2"/>
              <c:y val="0.2950810303079193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700793103"/>
        <c:crosses val="autoZero"/>
        <c:crossBetween val="between"/>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2049577410537686E-2"/>
          <c:y val="3.8535645472061654E-2"/>
          <c:w val="0.8880719402078503"/>
          <c:h val="0.70393121511413803"/>
        </c:manualLayout>
      </c:layout>
      <c:barChart>
        <c:barDir val="col"/>
        <c:grouping val="clustered"/>
        <c:varyColors val="1"/>
        <c:ser>
          <c:idx val="0"/>
          <c:order val="0"/>
          <c:invertIfNegative val="0"/>
          <c:dPt>
            <c:idx val="0"/>
            <c:invertIfNegative val="0"/>
            <c:bubble3D val="0"/>
            <c:spPr>
              <a:solidFill>
                <a:schemeClr val="accent1"/>
              </a:solidFill>
              <a:ln>
                <a:noFill/>
              </a:ln>
              <a:effectLst/>
            </c:spPr>
            <c:extLst>
              <c:ext xmlns:c16="http://schemas.microsoft.com/office/drawing/2014/chart" uri="{C3380CC4-5D6E-409C-BE32-E72D297353CC}">
                <c16:uniqueId val="{00000001-B464-4DAD-8065-8D91A50AECD4}"/>
              </c:ext>
            </c:extLst>
          </c:dPt>
          <c:dPt>
            <c:idx val="1"/>
            <c:invertIfNegative val="0"/>
            <c:bubble3D val="0"/>
            <c:spPr>
              <a:solidFill>
                <a:schemeClr val="accent2"/>
              </a:solidFill>
              <a:ln>
                <a:noFill/>
              </a:ln>
              <a:effectLst/>
            </c:spPr>
            <c:extLst>
              <c:ext xmlns:c16="http://schemas.microsoft.com/office/drawing/2014/chart" uri="{C3380CC4-5D6E-409C-BE32-E72D297353CC}">
                <c16:uniqueId val="{00000003-B464-4DAD-8065-8D91A50AECD4}"/>
              </c:ext>
            </c:extLst>
          </c:dPt>
          <c:dPt>
            <c:idx val="2"/>
            <c:invertIfNegative val="0"/>
            <c:bubble3D val="0"/>
            <c:spPr>
              <a:solidFill>
                <a:schemeClr val="accent3"/>
              </a:solidFill>
              <a:ln>
                <a:noFill/>
              </a:ln>
              <a:effectLst/>
            </c:spPr>
            <c:extLst>
              <c:ext xmlns:c16="http://schemas.microsoft.com/office/drawing/2014/chart" uri="{C3380CC4-5D6E-409C-BE32-E72D297353CC}">
                <c16:uniqueId val="{00000005-B464-4DAD-8065-8D91A50AECD4}"/>
              </c:ext>
            </c:extLst>
          </c:dPt>
          <c:dPt>
            <c:idx val="3"/>
            <c:invertIfNegative val="0"/>
            <c:bubble3D val="0"/>
            <c:spPr>
              <a:solidFill>
                <a:schemeClr val="accent4"/>
              </a:solidFill>
              <a:ln>
                <a:noFill/>
              </a:ln>
              <a:effectLst/>
            </c:spPr>
            <c:extLst>
              <c:ext xmlns:c16="http://schemas.microsoft.com/office/drawing/2014/chart" uri="{C3380CC4-5D6E-409C-BE32-E72D297353CC}">
                <c16:uniqueId val="{00000007-B464-4DAD-8065-8D91A50AECD4}"/>
              </c:ext>
            </c:extLst>
          </c:dPt>
          <c:dPt>
            <c:idx val="4"/>
            <c:invertIfNegative val="0"/>
            <c:bubble3D val="0"/>
            <c:spPr>
              <a:solidFill>
                <a:schemeClr val="accent5"/>
              </a:solidFill>
              <a:ln>
                <a:noFill/>
              </a:ln>
              <a:effectLst/>
            </c:spPr>
            <c:extLst>
              <c:ext xmlns:c16="http://schemas.microsoft.com/office/drawing/2014/chart" uri="{C3380CC4-5D6E-409C-BE32-E72D297353CC}">
                <c16:uniqueId val="{00000009-B464-4DAD-8065-8D91A50AECD4}"/>
              </c:ext>
            </c:extLst>
          </c:dPt>
          <c:dPt>
            <c:idx val="5"/>
            <c:invertIfNegative val="0"/>
            <c:bubble3D val="0"/>
            <c:spPr>
              <a:solidFill>
                <a:schemeClr val="accent1"/>
              </a:solidFill>
              <a:ln>
                <a:noFill/>
              </a:ln>
              <a:effectLst/>
            </c:spPr>
            <c:extLst>
              <c:ext xmlns:c16="http://schemas.microsoft.com/office/drawing/2014/chart" uri="{C3380CC4-5D6E-409C-BE32-E72D297353CC}">
                <c16:uniqueId val="{0000000B-B464-4DAD-8065-8D91A50AECD4}"/>
              </c:ext>
            </c:extLst>
          </c:dPt>
          <c:dPt>
            <c:idx val="6"/>
            <c:invertIfNegative val="0"/>
            <c:bubble3D val="0"/>
            <c:spPr>
              <a:solidFill>
                <a:schemeClr val="accent1"/>
              </a:solidFill>
              <a:ln>
                <a:noFill/>
              </a:ln>
              <a:effectLst/>
            </c:spPr>
            <c:extLst>
              <c:ext xmlns:c16="http://schemas.microsoft.com/office/drawing/2014/chart" uri="{C3380CC4-5D6E-409C-BE32-E72D297353CC}">
                <c16:uniqueId val="{0000000D-B464-4DAD-8065-8D91A50AECD4}"/>
              </c:ext>
            </c:extLst>
          </c:dPt>
          <c:dPt>
            <c:idx val="7"/>
            <c:invertIfNegative val="0"/>
            <c:bubble3D val="0"/>
            <c:spPr>
              <a:solidFill>
                <a:schemeClr val="accent1"/>
              </a:solidFill>
              <a:ln>
                <a:noFill/>
              </a:ln>
              <a:effectLst/>
            </c:spPr>
            <c:extLst>
              <c:ext xmlns:c16="http://schemas.microsoft.com/office/drawing/2014/chart" uri="{C3380CC4-5D6E-409C-BE32-E72D297353CC}">
                <c16:uniqueId val="{0000000F-B464-4DAD-8065-8D91A50AECD4}"/>
              </c:ext>
            </c:extLst>
          </c:dPt>
          <c:dPt>
            <c:idx val="8"/>
            <c:invertIfNegative val="0"/>
            <c:bubble3D val="0"/>
            <c:spPr>
              <a:solidFill>
                <a:schemeClr val="accent3">
                  <a:lumMod val="60000"/>
                </a:schemeClr>
              </a:solidFill>
              <a:ln>
                <a:noFill/>
              </a:ln>
              <a:effectLst/>
            </c:spPr>
            <c:extLst>
              <c:ext xmlns:c16="http://schemas.microsoft.com/office/drawing/2014/chart" uri="{C3380CC4-5D6E-409C-BE32-E72D297353CC}">
                <c16:uniqueId val="{00000011-B464-4DAD-8065-8D91A50AECD4}"/>
              </c:ext>
            </c:extLst>
          </c:dPt>
          <c:dPt>
            <c:idx val="9"/>
            <c:invertIfNegative val="0"/>
            <c:bubble3D val="0"/>
            <c:spPr>
              <a:solidFill>
                <a:schemeClr val="accent4">
                  <a:lumMod val="60000"/>
                </a:schemeClr>
              </a:solidFill>
              <a:ln>
                <a:noFill/>
              </a:ln>
              <a:effectLst/>
            </c:spPr>
            <c:extLst>
              <c:ext xmlns:c16="http://schemas.microsoft.com/office/drawing/2014/chart" uri="{C3380CC4-5D6E-409C-BE32-E72D297353CC}">
                <c16:uniqueId val="{00000013-B464-4DAD-8065-8D91A50AECD4}"/>
              </c:ext>
            </c:extLst>
          </c:dPt>
          <c:dPt>
            <c:idx val="10"/>
            <c:invertIfNegative val="0"/>
            <c:bubble3D val="0"/>
            <c:spPr>
              <a:solidFill>
                <a:schemeClr val="accent1"/>
              </a:solidFill>
              <a:ln>
                <a:noFill/>
              </a:ln>
              <a:effectLst/>
            </c:spPr>
            <c:extLst>
              <c:ext xmlns:c16="http://schemas.microsoft.com/office/drawing/2014/chart" uri="{C3380CC4-5D6E-409C-BE32-E72D297353CC}">
                <c16:uniqueId val="{00000015-B464-4DAD-8065-8D91A50AECD4}"/>
              </c:ext>
            </c:extLst>
          </c:dPt>
          <c:dPt>
            <c:idx val="11"/>
            <c:invertIfNegative val="0"/>
            <c:bubble3D val="0"/>
            <c:spPr>
              <a:solidFill>
                <a:schemeClr val="accent6">
                  <a:lumMod val="60000"/>
                </a:schemeClr>
              </a:solidFill>
              <a:ln>
                <a:noFill/>
              </a:ln>
              <a:effectLst/>
            </c:spPr>
            <c:extLst>
              <c:ext xmlns:c16="http://schemas.microsoft.com/office/drawing/2014/chart" uri="{C3380CC4-5D6E-409C-BE32-E72D297353CC}">
                <c16:uniqueId val="{00000017-B464-4DAD-8065-8D91A50AECD4}"/>
              </c:ext>
            </c:extLst>
          </c:dPt>
          <c:dPt>
            <c:idx val="12"/>
            <c:invertIfNegative val="0"/>
            <c:bubble3D val="0"/>
            <c:spPr>
              <a:solidFill>
                <a:schemeClr val="accent2"/>
              </a:solidFill>
              <a:ln>
                <a:noFill/>
              </a:ln>
              <a:effectLst/>
            </c:spPr>
            <c:extLst>
              <c:ext xmlns:c16="http://schemas.microsoft.com/office/drawing/2014/chart" uri="{C3380CC4-5D6E-409C-BE32-E72D297353CC}">
                <c16:uniqueId val="{00000019-B464-4DAD-8065-8D91A50AECD4}"/>
              </c:ext>
            </c:extLst>
          </c:dPt>
          <c:dPt>
            <c:idx val="13"/>
            <c:invertIfNegative val="0"/>
            <c:bubble3D val="0"/>
            <c:spPr>
              <a:solidFill>
                <a:schemeClr val="accent2">
                  <a:lumMod val="80000"/>
                  <a:lumOff val="20000"/>
                </a:schemeClr>
              </a:solidFill>
              <a:ln>
                <a:noFill/>
              </a:ln>
              <a:effectLst/>
            </c:spPr>
            <c:extLst>
              <c:ext xmlns:c16="http://schemas.microsoft.com/office/drawing/2014/chart" uri="{C3380CC4-5D6E-409C-BE32-E72D297353CC}">
                <c16:uniqueId val="{0000001B-B464-4DAD-8065-8D91A50AECD4}"/>
              </c:ext>
            </c:extLst>
          </c:dPt>
          <c:dPt>
            <c:idx val="14"/>
            <c:invertIfNegative val="0"/>
            <c:bubble3D val="0"/>
            <c:spPr>
              <a:solidFill>
                <a:schemeClr val="accent3">
                  <a:lumMod val="80000"/>
                  <a:lumOff val="20000"/>
                </a:schemeClr>
              </a:solidFill>
              <a:ln>
                <a:noFill/>
              </a:ln>
              <a:effectLst/>
            </c:spPr>
            <c:extLst>
              <c:ext xmlns:c16="http://schemas.microsoft.com/office/drawing/2014/chart" uri="{C3380CC4-5D6E-409C-BE32-E72D297353CC}">
                <c16:uniqueId val="{0000001D-B464-4DAD-8065-8D91A50AECD4}"/>
              </c:ext>
            </c:extLst>
          </c:dPt>
          <c:dPt>
            <c:idx val="15"/>
            <c:invertIfNegative val="0"/>
            <c:bubble3D val="0"/>
            <c:spPr>
              <a:solidFill>
                <a:schemeClr val="accent4">
                  <a:lumMod val="80000"/>
                  <a:lumOff val="20000"/>
                </a:schemeClr>
              </a:solidFill>
              <a:ln>
                <a:noFill/>
              </a:ln>
              <a:effectLst/>
            </c:spPr>
            <c:extLst>
              <c:ext xmlns:c16="http://schemas.microsoft.com/office/drawing/2014/chart" uri="{C3380CC4-5D6E-409C-BE32-E72D297353CC}">
                <c16:uniqueId val="{0000001F-B464-4DAD-8065-8D91A50AECD4}"/>
              </c:ext>
            </c:extLst>
          </c:dPt>
          <c:dPt>
            <c:idx val="16"/>
            <c:invertIfNegative val="0"/>
            <c:bubble3D val="0"/>
            <c:spPr>
              <a:solidFill>
                <a:schemeClr val="accent5">
                  <a:lumMod val="80000"/>
                  <a:lumOff val="20000"/>
                </a:schemeClr>
              </a:solidFill>
              <a:ln>
                <a:noFill/>
              </a:ln>
              <a:effectLst/>
            </c:spPr>
            <c:extLst>
              <c:ext xmlns:c16="http://schemas.microsoft.com/office/drawing/2014/chart" uri="{C3380CC4-5D6E-409C-BE32-E72D297353CC}">
                <c16:uniqueId val="{00000021-B464-4DAD-8065-8D91A50AECD4}"/>
              </c:ext>
            </c:extLst>
          </c:dPt>
          <c:dPt>
            <c:idx val="17"/>
            <c:invertIfNegative val="0"/>
            <c:bubble3D val="0"/>
            <c:spPr>
              <a:solidFill>
                <a:schemeClr val="accent6">
                  <a:lumMod val="80000"/>
                  <a:lumOff val="20000"/>
                </a:schemeClr>
              </a:solidFill>
              <a:ln>
                <a:noFill/>
              </a:ln>
              <a:effectLst/>
            </c:spPr>
            <c:extLst>
              <c:ext xmlns:c16="http://schemas.microsoft.com/office/drawing/2014/chart" uri="{C3380CC4-5D6E-409C-BE32-E72D297353CC}">
                <c16:uniqueId val="{00000023-B464-4DAD-8065-8D91A50AECD4}"/>
              </c:ext>
            </c:extLst>
          </c:dPt>
          <c:dPt>
            <c:idx val="18"/>
            <c:invertIfNegative val="0"/>
            <c:bubble3D val="0"/>
            <c:spPr>
              <a:solidFill>
                <a:schemeClr val="accent1">
                  <a:lumMod val="80000"/>
                </a:schemeClr>
              </a:solidFill>
              <a:ln>
                <a:noFill/>
              </a:ln>
              <a:effectLst/>
            </c:spPr>
            <c:extLst>
              <c:ext xmlns:c16="http://schemas.microsoft.com/office/drawing/2014/chart" uri="{C3380CC4-5D6E-409C-BE32-E72D297353CC}">
                <c16:uniqueId val="{00000025-B464-4DAD-8065-8D91A50AECD4}"/>
              </c:ext>
            </c:extLst>
          </c:dPt>
          <c:dPt>
            <c:idx val="19"/>
            <c:invertIfNegative val="0"/>
            <c:bubble3D val="0"/>
            <c:spPr>
              <a:solidFill>
                <a:schemeClr val="accent2">
                  <a:lumMod val="80000"/>
                </a:schemeClr>
              </a:solidFill>
              <a:ln>
                <a:noFill/>
              </a:ln>
              <a:effectLst/>
            </c:spPr>
            <c:extLst>
              <c:ext xmlns:c16="http://schemas.microsoft.com/office/drawing/2014/chart" uri="{C3380CC4-5D6E-409C-BE32-E72D297353CC}">
                <c16:uniqueId val="{00000027-B464-4DAD-8065-8D91A50AECD4}"/>
              </c:ext>
            </c:extLst>
          </c:dPt>
          <c:dPt>
            <c:idx val="20"/>
            <c:invertIfNegative val="0"/>
            <c:bubble3D val="0"/>
            <c:spPr>
              <a:solidFill>
                <a:schemeClr val="accent2"/>
              </a:solidFill>
              <a:ln>
                <a:noFill/>
              </a:ln>
              <a:effectLst/>
            </c:spPr>
            <c:extLst>
              <c:ext xmlns:c16="http://schemas.microsoft.com/office/drawing/2014/chart" uri="{C3380CC4-5D6E-409C-BE32-E72D297353CC}">
                <c16:uniqueId val="{00000029-B464-4DAD-8065-8D91A50AECD4}"/>
              </c:ext>
            </c:extLst>
          </c:dPt>
          <c:dPt>
            <c:idx val="21"/>
            <c:invertIfNegative val="0"/>
            <c:bubble3D val="0"/>
            <c:spPr>
              <a:solidFill>
                <a:schemeClr val="accent2"/>
              </a:solidFill>
              <a:ln>
                <a:noFill/>
              </a:ln>
              <a:effectLst/>
            </c:spPr>
            <c:extLst>
              <c:ext xmlns:c16="http://schemas.microsoft.com/office/drawing/2014/chart" uri="{C3380CC4-5D6E-409C-BE32-E72D297353CC}">
                <c16:uniqueId val="{0000002B-B464-4DAD-8065-8D91A50AECD4}"/>
              </c:ext>
            </c:extLst>
          </c:dPt>
          <c:dPt>
            <c:idx val="22"/>
            <c:invertIfNegative val="0"/>
            <c:bubble3D val="0"/>
            <c:spPr>
              <a:solidFill>
                <a:schemeClr val="accent5">
                  <a:lumMod val="80000"/>
                </a:schemeClr>
              </a:solidFill>
              <a:ln>
                <a:noFill/>
              </a:ln>
              <a:effectLst/>
            </c:spPr>
            <c:extLst>
              <c:ext xmlns:c16="http://schemas.microsoft.com/office/drawing/2014/chart" uri="{C3380CC4-5D6E-409C-BE32-E72D297353CC}">
                <c16:uniqueId val="{0000002D-B464-4DAD-8065-8D91A50AECD4}"/>
              </c:ext>
            </c:extLst>
          </c:dPt>
          <c:dPt>
            <c:idx val="23"/>
            <c:invertIfNegative val="0"/>
            <c:bubble3D val="0"/>
            <c:spPr>
              <a:solidFill>
                <a:schemeClr val="accent6">
                  <a:lumMod val="80000"/>
                </a:schemeClr>
              </a:solidFill>
              <a:ln>
                <a:noFill/>
              </a:ln>
              <a:effectLst/>
            </c:spPr>
            <c:extLst>
              <c:ext xmlns:c16="http://schemas.microsoft.com/office/drawing/2014/chart" uri="{C3380CC4-5D6E-409C-BE32-E72D297353CC}">
                <c16:uniqueId val="{0000002F-B464-4DAD-8065-8D91A50AECD4}"/>
              </c:ext>
            </c:extLst>
          </c:dPt>
          <c:dPt>
            <c:idx val="24"/>
            <c:invertIfNegative val="0"/>
            <c:bubble3D val="0"/>
            <c:spPr>
              <a:solidFill>
                <a:schemeClr val="accent1">
                  <a:lumMod val="60000"/>
                  <a:lumOff val="40000"/>
                </a:schemeClr>
              </a:solidFill>
              <a:ln>
                <a:noFill/>
              </a:ln>
              <a:effectLst/>
            </c:spPr>
            <c:extLst>
              <c:ext xmlns:c16="http://schemas.microsoft.com/office/drawing/2014/chart" uri="{C3380CC4-5D6E-409C-BE32-E72D297353CC}">
                <c16:uniqueId val="{00000031-B464-4DAD-8065-8D91A50AECD4}"/>
              </c:ext>
            </c:extLst>
          </c:dPt>
          <c:dPt>
            <c:idx val="25"/>
            <c:invertIfNegative val="0"/>
            <c:bubble3D val="0"/>
            <c:spPr>
              <a:solidFill>
                <a:schemeClr val="accent2">
                  <a:lumMod val="60000"/>
                  <a:lumOff val="40000"/>
                </a:schemeClr>
              </a:solidFill>
              <a:ln>
                <a:noFill/>
              </a:ln>
              <a:effectLst/>
            </c:spPr>
            <c:extLst>
              <c:ext xmlns:c16="http://schemas.microsoft.com/office/drawing/2014/chart" uri="{C3380CC4-5D6E-409C-BE32-E72D297353CC}">
                <c16:uniqueId val="{00000033-B464-4DAD-8065-8D91A50AECD4}"/>
              </c:ext>
            </c:extLst>
          </c:dPt>
          <c:dPt>
            <c:idx val="26"/>
            <c:invertIfNegative val="0"/>
            <c:bubble3D val="0"/>
            <c:spPr>
              <a:solidFill>
                <a:schemeClr val="accent3">
                  <a:lumMod val="60000"/>
                  <a:lumOff val="40000"/>
                </a:schemeClr>
              </a:solidFill>
              <a:ln>
                <a:noFill/>
              </a:ln>
              <a:effectLst/>
            </c:spPr>
            <c:extLst>
              <c:ext xmlns:c16="http://schemas.microsoft.com/office/drawing/2014/chart" uri="{C3380CC4-5D6E-409C-BE32-E72D297353CC}">
                <c16:uniqueId val="{00000035-B464-4DAD-8065-8D91A50AECD4}"/>
              </c:ext>
            </c:extLst>
          </c:dPt>
          <c:dPt>
            <c:idx val="27"/>
            <c:invertIfNegative val="0"/>
            <c:bubble3D val="0"/>
            <c:spPr>
              <a:solidFill>
                <a:schemeClr val="accent4">
                  <a:lumMod val="60000"/>
                  <a:lumOff val="40000"/>
                </a:schemeClr>
              </a:solidFill>
              <a:ln>
                <a:noFill/>
              </a:ln>
              <a:effectLst/>
            </c:spPr>
            <c:extLst>
              <c:ext xmlns:c16="http://schemas.microsoft.com/office/drawing/2014/chart" uri="{C3380CC4-5D6E-409C-BE32-E72D297353CC}">
                <c16:uniqueId val="{00000037-B464-4DAD-8065-8D91A50AECD4}"/>
              </c:ext>
            </c:extLst>
          </c:dPt>
          <c:dPt>
            <c:idx val="28"/>
            <c:invertIfNegative val="0"/>
            <c:bubble3D val="0"/>
            <c:spPr>
              <a:solidFill>
                <a:schemeClr val="accent2"/>
              </a:solidFill>
              <a:ln>
                <a:noFill/>
              </a:ln>
              <a:effectLst/>
            </c:spPr>
            <c:extLst>
              <c:ext xmlns:c16="http://schemas.microsoft.com/office/drawing/2014/chart" uri="{C3380CC4-5D6E-409C-BE32-E72D297353CC}">
                <c16:uniqueId val="{00000039-B464-4DAD-8065-8D91A50AECD4}"/>
              </c:ext>
            </c:extLst>
          </c:dPt>
          <c:dPt>
            <c:idx val="29"/>
            <c:invertIfNegative val="0"/>
            <c:bubble3D val="0"/>
            <c:spPr>
              <a:solidFill>
                <a:schemeClr val="accent6">
                  <a:lumMod val="60000"/>
                  <a:lumOff val="40000"/>
                </a:schemeClr>
              </a:solidFill>
              <a:ln>
                <a:noFill/>
              </a:ln>
              <a:effectLst/>
            </c:spPr>
            <c:extLst>
              <c:ext xmlns:c16="http://schemas.microsoft.com/office/drawing/2014/chart" uri="{C3380CC4-5D6E-409C-BE32-E72D297353CC}">
                <c16:uniqueId val="{0000003B-B464-4DAD-8065-8D91A50AECD4}"/>
              </c:ext>
            </c:extLst>
          </c:dPt>
          <c:dPt>
            <c:idx val="30"/>
            <c:invertIfNegative val="0"/>
            <c:bubble3D val="0"/>
            <c:spPr>
              <a:solidFill>
                <a:schemeClr val="accent1">
                  <a:lumMod val="50000"/>
                </a:schemeClr>
              </a:solidFill>
              <a:ln>
                <a:noFill/>
              </a:ln>
              <a:effectLst/>
            </c:spPr>
            <c:extLst>
              <c:ext xmlns:c16="http://schemas.microsoft.com/office/drawing/2014/chart" uri="{C3380CC4-5D6E-409C-BE32-E72D297353CC}">
                <c16:uniqueId val="{0000003D-B464-4DAD-8065-8D91A50AECD4}"/>
              </c:ext>
            </c:extLst>
          </c:dPt>
          <c:dPt>
            <c:idx val="31"/>
            <c:invertIfNegative val="0"/>
            <c:bubble3D val="0"/>
            <c:spPr>
              <a:solidFill>
                <a:schemeClr val="accent2">
                  <a:lumMod val="50000"/>
                </a:schemeClr>
              </a:solidFill>
              <a:ln>
                <a:noFill/>
              </a:ln>
              <a:effectLst/>
            </c:spPr>
            <c:extLst>
              <c:ext xmlns:c16="http://schemas.microsoft.com/office/drawing/2014/chart" uri="{C3380CC4-5D6E-409C-BE32-E72D297353CC}">
                <c16:uniqueId val="{0000003F-B464-4DAD-8065-8D91A50AECD4}"/>
              </c:ext>
            </c:extLst>
          </c:dPt>
          <c:cat>
            <c:strRef>
              <c:f>'抽出(18時0分と11時0分のみ)'!$D$27:$D$58</c:f>
              <c:strCache>
                <c:ptCount val="32"/>
                <c:pt idx="0">
                  <c:v>&lt;-10</c:v>
                </c:pt>
                <c:pt idx="1">
                  <c:v>-10&lt;X&lt;-9</c:v>
                </c:pt>
                <c:pt idx="2">
                  <c:v>-9&lt;X&lt;-8</c:v>
                </c:pt>
                <c:pt idx="3">
                  <c:v>-8&lt;X&lt;-7</c:v>
                </c:pt>
                <c:pt idx="4">
                  <c:v>-7&lt;X&lt;-6</c:v>
                </c:pt>
                <c:pt idx="5">
                  <c:v>-6&lt;X&lt;-5</c:v>
                </c:pt>
                <c:pt idx="6">
                  <c:v>-5&lt;X&lt;-4</c:v>
                </c:pt>
                <c:pt idx="7">
                  <c:v>-4&lt;X&lt;-3</c:v>
                </c:pt>
                <c:pt idx="8">
                  <c:v>-3&lt;X&lt;-2</c:v>
                </c:pt>
                <c:pt idx="9">
                  <c:v>-2&lt;X&lt;-1</c:v>
                </c:pt>
                <c:pt idx="10">
                  <c:v>-1&lt;X&lt;0</c:v>
                </c:pt>
                <c:pt idx="11">
                  <c:v>0&lt;X&lt;1</c:v>
                </c:pt>
                <c:pt idx="12">
                  <c:v>1&lt;X&lt;2</c:v>
                </c:pt>
                <c:pt idx="13">
                  <c:v>2&lt;X&lt;3</c:v>
                </c:pt>
                <c:pt idx="14">
                  <c:v>3&lt;X&lt;4</c:v>
                </c:pt>
                <c:pt idx="15">
                  <c:v>4&lt;X&lt;5</c:v>
                </c:pt>
                <c:pt idx="16">
                  <c:v>5&lt;X&lt;6</c:v>
                </c:pt>
                <c:pt idx="17">
                  <c:v>6&lt;X&lt;7</c:v>
                </c:pt>
                <c:pt idx="18">
                  <c:v>7&lt;X&lt;8</c:v>
                </c:pt>
                <c:pt idx="19">
                  <c:v>8&lt;X&lt;9</c:v>
                </c:pt>
                <c:pt idx="20">
                  <c:v>9&lt;X&lt;10</c:v>
                </c:pt>
                <c:pt idx="21">
                  <c:v>10&lt;X&lt;11</c:v>
                </c:pt>
                <c:pt idx="22">
                  <c:v>11&lt;X&lt;12</c:v>
                </c:pt>
                <c:pt idx="23">
                  <c:v>12&lt;X&lt;13</c:v>
                </c:pt>
                <c:pt idx="24">
                  <c:v>13&lt;X&lt;14</c:v>
                </c:pt>
                <c:pt idx="25">
                  <c:v>14&lt;X&lt;15</c:v>
                </c:pt>
                <c:pt idx="26">
                  <c:v>15&lt;X&lt;16</c:v>
                </c:pt>
                <c:pt idx="27">
                  <c:v>16&lt;X&lt;17</c:v>
                </c:pt>
                <c:pt idx="28">
                  <c:v>17&lt;X&lt;18</c:v>
                </c:pt>
                <c:pt idx="29">
                  <c:v>18&lt;X&lt;19</c:v>
                </c:pt>
                <c:pt idx="30">
                  <c:v>19&lt;X&lt;20</c:v>
                </c:pt>
                <c:pt idx="31">
                  <c:v>&gt;20</c:v>
                </c:pt>
              </c:strCache>
            </c:strRef>
          </c:cat>
          <c:val>
            <c:numRef>
              <c:f>'抽出(18時0分と11時0分のみ)'!$E$27:$E$58</c:f>
              <c:numCache>
                <c:formatCode>General</c:formatCode>
                <c:ptCount val="32"/>
                <c:pt idx="0">
                  <c:v>0</c:v>
                </c:pt>
                <c:pt idx="1">
                  <c:v>0</c:v>
                </c:pt>
                <c:pt idx="2">
                  <c:v>0</c:v>
                </c:pt>
                <c:pt idx="3">
                  <c:v>0</c:v>
                </c:pt>
                <c:pt idx="4">
                  <c:v>0</c:v>
                </c:pt>
                <c:pt idx="5">
                  <c:v>1</c:v>
                </c:pt>
                <c:pt idx="6">
                  <c:v>1</c:v>
                </c:pt>
                <c:pt idx="7">
                  <c:v>1</c:v>
                </c:pt>
                <c:pt idx="8">
                  <c:v>0</c:v>
                </c:pt>
                <c:pt idx="9">
                  <c:v>0</c:v>
                </c:pt>
                <c:pt idx="10">
                  <c:v>3</c:v>
                </c:pt>
                <c:pt idx="11">
                  <c:v>0</c:v>
                </c:pt>
                <c:pt idx="12">
                  <c:v>1</c:v>
                </c:pt>
                <c:pt idx="13">
                  <c:v>0</c:v>
                </c:pt>
                <c:pt idx="14">
                  <c:v>0</c:v>
                </c:pt>
                <c:pt idx="15">
                  <c:v>0</c:v>
                </c:pt>
                <c:pt idx="16">
                  <c:v>0</c:v>
                </c:pt>
                <c:pt idx="17">
                  <c:v>0</c:v>
                </c:pt>
                <c:pt idx="18">
                  <c:v>0</c:v>
                </c:pt>
                <c:pt idx="19">
                  <c:v>0</c:v>
                </c:pt>
                <c:pt idx="20">
                  <c:v>1</c:v>
                </c:pt>
                <c:pt idx="21">
                  <c:v>1</c:v>
                </c:pt>
                <c:pt idx="22">
                  <c:v>0</c:v>
                </c:pt>
                <c:pt idx="23">
                  <c:v>0</c:v>
                </c:pt>
                <c:pt idx="24">
                  <c:v>0</c:v>
                </c:pt>
                <c:pt idx="25">
                  <c:v>0</c:v>
                </c:pt>
                <c:pt idx="26">
                  <c:v>0</c:v>
                </c:pt>
                <c:pt idx="27">
                  <c:v>0</c:v>
                </c:pt>
                <c:pt idx="28">
                  <c:v>1</c:v>
                </c:pt>
                <c:pt idx="29">
                  <c:v>0</c:v>
                </c:pt>
                <c:pt idx="30">
                  <c:v>0</c:v>
                </c:pt>
                <c:pt idx="31">
                  <c:v>0</c:v>
                </c:pt>
              </c:numCache>
            </c:numRef>
          </c:val>
          <c:extLst>
            <c:ext xmlns:c16="http://schemas.microsoft.com/office/drawing/2014/chart" uri="{C3380CC4-5D6E-409C-BE32-E72D297353CC}">
              <c16:uniqueId val="{00000040-B464-4DAD-8065-8D91A50AECD4}"/>
            </c:ext>
          </c:extLst>
        </c:ser>
        <c:dLbls>
          <c:showLegendKey val="0"/>
          <c:showVal val="0"/>
          <c:showCatName val="0"/>
          <c:showSerName val="0"/>
          <c:showPercent val="0"/>
          <c:showBubbleSize val="0"/>
        </c:dLbls>
        <c:gapWidth val="10"/>
        <c:overlap val="-100"/>
        <c:axId val="825761743"/>
        <c:axId val="825767983"/>
      </c:barChart>
      <c:catAx>
        <c:axId val="82576174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インバランス率範囲</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825767983"/>
        <c:crosses val="autoZero"/>
        <c:auto val="1"/>
        <c:lblAlgn val="ctr"/>
        <c:lblOffset val="100"/>
        <c:noMultiLvlLbl val="0"/>
      </c:catAx>
      <c:valAx>
        <c:axId val="825767983"/>
        <c:scaling>
          <c:orientation val="minMax"/>
          <c:max val="3"/>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該当コマ数 </a:t>
                </a:r>
              </a:p>
            </c:rich>
          </c:tx>
          <c:layout>
            <c:manualLayout>
              <c:xMode val="edge"/>
              <c:yMode val="edge"/>
              <c:x val="7.0555032925682035E-3"/>
              <c:y val="0.29241051910024646"/>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825761743"/>
        <c:crosses val="autoZero"/>
        <c:crossBetween val="between"/>
        <c:majorUnit val="1"/>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3">
    <c:autoUpdate val="0"/>
  </c:externalData>
  <c:userShapes r:id="rId4"/>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7345908548825559E-2"/>
          <c:y val="3.9711191335740074E-2"/>
          <c:w val="0.89277560906956244"/>
          <c:h val="0.69489951391455129"/>
        </c:manualLayout>
      </c:layout>
      <c:barChart>
        <c:barDir val="col"/>
        <c:grouping val="clustered"/>
        <c:varyColors val="0"/>
        <c:ser>
          <c:idx val="0"/>
          <c:order val="0"/>
          <c:spPr>
            <a:solidFill>
              <a:schemeClr val="accent1"/>
            </a:solidFill>
            <a:ln>
              <a:noFill/>
            </a:ln>
            <a:effectLst/>
          </c:spPr>
          <c:invertIfNegative val="0"/>
          <c:dPt>
            <c:idx val="12"/>
            <c:invertIfNegative val="0"/>
            <c:bubble3D val="0"/>
            <c:spPr>
              <a:solidFill>
                <a:schemeClr val="accent2"/>
              </a:solidFill>
              <a:ln>
                <a:noFill/>
              </a:ln>
              <a:effectLst/>
            </c:spPr>
            <c:extLst>
              <c:ext xmlns:c16="http://schemas.microsoft.com/office/drawing/2014/chart" uri="{C3380CC4-5D6E-409C-BE32-E72D297353CC}">
                <c16:uniqueId val="{00000001-0573-4FC5-93DF-570EBB924EDA}"/>
              </c:ext>
            </c:extLst>
          </c:dPt>
          <c:dPt>
            <c:idx val="14"/>
            <c:invertIfNegative val="0"/>
            <c:bubble3D val="0"/>
            <c:spPr>
              <a:solidFill>
                <a:schemeClr val="accent2"/>
              </a:solidFill>
              <a:ln>
                <a:noFill/>
              </a:ln>
              <a:effectLst/>
            </c:spPr>
            <c:extLst>
              <c:ext xmlns:c16="http://schemas.microsoft.com/office/drawing/2014/chart" uri="{C3380CC4-5D6E-409C-BE32-E72D297353CC}">
                <c16:uniqueId val="{00000003-0573-4FC5-93DF-570EBB924EDA}"/>
              </c:ext>
            </c:extLst>
          </c:dPt>
          <c:dPt>
            <c:idx val="18"/>
            <c:invertIfNegative val="0"/>
            <c:bubble3D val="0"/>
            <c:spPr>
              <a:solidFill>
                <a:schemeClr val="accent2"/>
              </a:solidFill>
              <a:ln>
                <a:noFill/>
              </a:ln>
              <a:effectLst/>
            </c:spPr>
            <c:extLst>
              <c:ext xmlns:c16="http://schemas.microsoft.com/office/drawing/2014/chart" uri="{C3380CC4-5D6E-409C-BE32-E72D297353CC}">
                <c16:uniqueId val="{00000005-0573-4FC5-93DF-570EBB924EDA}"/>
              </c:ext>
            </c:extLst>
          </c:dPt>
          <c:dPt>
            <c:idx val="19"/>
            <c:invertIfNegative val="0"/>
            <c:bubble3D val="0"/>
            <c:spPr>
              <a:solidFill>
                <a:schemeClr val="accent2"/>
              </a:solidFill>
              <a:ln>
                <a:noFill/>
              </a:ln>
              <a:effectLst/>
            </c:spPr>
            <c:extLst>
              <c:ext xmlns:c16="http://schemas.microsoft.com/office/drawing/2014/chart" uri="{C3380CC4-5D6E-409C-BE32-E72D297353CC}">
                <c16:uniqueId val="{00000007-0573-4FC5-93DF-570EBB924EDA}"/>
              </c:ext>
            </c:extLst>
          </c:dPt>
          <c:dPt>
            <c:idx val="21"/>
            <c:invertIfNegative val="0"/>
            <c:bubble3D val="0"/>
            <c:spPr>
              <a:solidFill>
                <a:schemeClr val="accent2"/>
              </a:solidFill>
              <a:ln>
                <a:noFill/>
              </a:ln>
              <a:effectLst/>
            </c:spPr>
            <c:extLst>
              <c:ext xmlns:c16="http://schemas.microsoft.com/office/drawing/2014/chart" uri="{C3380CC4-5D6E-409C-BE32-E72D297353CC}">
                <c16:uniqueId val="{00000009-0573-4FC5-93DF-570EBB924EDA}"/>
              </c:ext>
            </c:extLst>
          </c:dPt>
          <c:dPt>
            <c:idx val="23"/>
            <c:invertIfNegative val="0"/>
            <c:bubble3D val="0"/>
            <c:spPr>
              <a:solidFill>
                <a:schemeClr val="accent2"/>
              </a:solidFill>
              <a:ln>
                <a:noFill/>
              </a:ln>
              <a:effectLst/>
            </c:spPr>
            <c:extLst>
              <c:ext xmlns:c16="http://schemas.microsoft.com/office/drawing/2014/chart" uri="{C3380CC4-5D6E-409C-BE32-E72D297353CC}">
                <c16:uniqueId val="{0000000B-0573-4FC5-93DF-570EBB924EDA}"/>
              </c:ext>
            </c:extLst>
          </c:dPt>
          <c:dPt>
            <c:idx val="25"/>
            <c:invertIfNegative val="0"/>
            <c:bubble3D val="0"/>
            <c:spPr>
              <a:solidFill>
                <a:schemeClr val="accent2"/>
              </a:solidFill>
              <a:ln>
                <a:noFill/>
              </a:ln>
              <a:effectLst/>
            </c:spPr>
            <c:extLst>
              <c:ext xmlns:c16="http://schemas.microsoft.com/office/drawing/2014/chart" uri="{C3380CC4-5D6E-409C-BE32-E72D297353CC}">
                <c16:uniqueId val="{0000000D-0573-4FC5-93DF-570EBB924EDA}"/>
              </c:ext>
            </c:extLst>
          </c:dPt>
          <c:dPt>
            <c:idx val="29"/>
            <c:invertIfNegative val="0"/>
            <c:bubble3D val="0"/>
            <c:spPr>
              <a:solidFill>
                <a:schemeClr val="accent2"/>
              </a:solidFill>
              <a:ln>
                <a:noFill/>
              </a:ln>
              <a:effectLst/>
            </c:spPr>
            <c:extLst>
              <c:ext xmlns:c16="http://schemas.microsoft.com/office/drawing/2014/chart" uri="{C3380CC4-5D6E-409C-BE32-E72D297353CC}">
                <c16:uniqueId val="{0000000F-0573-4FC5-93DF-570EBB924EDA}"/>
              </c:ext>
            </c:extLst>
          </c:dPt>
          <c:dPt>
            <c:idx val="31"/>
            <c:invertIfNegative val="0"/>
            <c:bubble3D val="0"/>
            <c:spPr>
              <a:solidFill>
                <a:schemeClr val="accent2"/>
              </a:solidFill>
              <a:ln>
                <a:noFill/>
              </a:ln>
              <a:effectLst/>
            </c:spPr>
            <c:extLst>
              <c:ext xmlns:c16="http://schemas.microsoft.com/office/drawing/2014/chart" uri="{C3380CC4-5D6E-409C-BE32-E72D297353CC}">
                <c16:uniqueId val="{00000011-0573-4FC5-93DF-570EBB924EDA}"/>
              </c:ext>
            </c:extLst>
          </c:dPt>
          <c:cat>
            <c:strRef>
              <c:f>'抽出(18時0分と11時0分のみ)'!$H$27:$H$58</c:f>
              <c:strCache>
                <c:ptCount val="32"/>
                <c:pt idx="0">
                  <c:v>&lt;-10</c:v>
                </c:pt>
                <c:pt idx="1">
                  <c:v>-10&lt;X&lt;-9</c:v>
                </c:pt>
                <c:pt idx="2">
                  <c:v>-9&lt;X&lt;-8</c:v>
                </c:pt>
                <c:pt idx="3">
                  <c:v>-8&lt;X&lt;-7</c:v>
                </c:pt>
                <c:pt idx="4">
                  <c:v>-7&lt;X&lt;-6</c:v>
                </c:pt>
                <c:pt idx="5">
                  <c:v>-6&lt;X&lt;-5</c:v>
                </c:pt>
                <c:pt idx="6">
                  <c:v>-5&lt;X&lt;-4</c:v>
                </c:pt>
                <c:pt idx="7">
                  <c:v>-4&lt;X&lt;-3</c:v>
                </c:pt>
                <c:pt idx="8">
                  <c:v>-3&lt;X&lt;-2</c:v>
                </c:pt>
                <c:pt idx="9">
                  <c:v>-2&lt;X&lt;-1</c:v>
                </c:pt>
                <c:pt idx="10">
                  <c:v>-1&lt;X&lt;0</c:v>
                </c:pt>
                <c:pt idx="11">
                  <c:v>0&lt;X&lt;1</c:v>
                </c:pt>
                <c:pt idx="12">
                  <c:v>1&lt;X&lt;2</c:v>
                </c:pt>
                <c:pt idx="13">
                  <c:v>2&lt;X&lt;3</c:v>
                </c:pt>
                <c:pt idx="14">
                  <c:v>3&lt;X&lt;4</c:v>
                </c:pt>
                <c:pt idx="15">
                  <c:v>4&lt;X&lt;5</c:v>
                </c:pt>
                <c:pt idx="16">
                  <c:v>5&lt;X&lt;6</c:v>
                </c:pt>
                <c:pt idx="17">
                  <c:v>6&lt;X&lt;7</c:v>
                </c:pt>
                <c:pt idx="18">
                  <c:v>7&lt;X&lt;8</c:v>
                </c:pt>
                <c:pt idx="19">
                  <c:v>8&lt;X&lt;9</c:v>
                </c:pt>
                <c:pt idx="20">
                  <c:v>9&lt;X&lt;10</c:v>
                </c:pt>
                <c:pt idx="21">
                  <c:v>10&lt;X&lt;11</c:v>
                </c:pt>
                <c:pt idx="22">
                  <c:v>11&lt;X&lt;12</c:v>
                </c:pt>
                <c:pt idx="23">
                  <c:v>12&lt;X&lt;13</c:v>
                </c:pt>
                <c:pt idx="24">
                  <c:v>13&lt;X&lt;14</c:v>
                </c:pt>
                <c:pt idx="25">
                  <c:v>14&lt;X&lt;15</c:v>
                </c:pt>
                <c:pt idx="26">
                  <c:v>15&lt;X&lt;16</c:v>
                </c:pt>
                <c:pt idx="27">
                  <c:v>16&lt;X&lt;17</c:v>
                </c:pt>
                <c:pt idx="28">
                  <c:v>17&lt;X&lt;18</c:v>
                </c:pt>
                <c:pt idx="29">
                  <c:v>18&lt;X&lt;19</c:v>
                </c:pt>
                <c:pt idx="30">
                  <c:v>19&lt;X&lt;20</c:v>
                </c:pt>
                <c:pt idx="31">
                  <c:v>&gt;20</c:v>
                </c:pt>
              </c:strCache>
            </c:strRef>
          </c:cat>
          <c:val>
            <c:numRef>
              <c:f>'抽出(18時0分と11時0分のみ)'!$I$27:$I$58</c:f>
              <c:numCache>
                <c:formatCode>General</c:formatCode>
                <c:ptCount val="32"/>
                <c:pt idx="0">
                  <c:v>0</c:v>
                </c:pt>
                <c:pt idx="1">
                  <c:v>0</c:v>
                </c:pt>
                <c:pt idx="2">
                  <c:v>0</c:v>
                </c:pt>
                <c:pt idx="3">
                  <c:v>0</c:v>
                </c:pt>
                <c:pt idx="4">
                  <c:v>0</c:v>
                </c:pt>
                <c:pt idx="5">
                  <c:v>0</c:v>
                </c:pt>
                <c:pt idx="6">
                  <c:v>0</c:v>
                </c:pt>
                <c:pt idx="7">
                  <c:v>0</c:v>
                </c:pt>
                <c:pt idx="8">
                  <c:v>0</c:v>
                </c:pt>
                <c:pt idx="9">
                  <c:v>0</c:v>
                </c:pt>
                <c:pt idx="10">
                  <c:v>0</c:v>
                </c:pt>
                <c:pt idx="11">
                  <c:v>0</c:v>
                </c:pt>
                <c:pt idx="12">
                  <c:v>2</c:v>
                </c:pt>
                <c:pt idx="13">
                  <c:v>0</c:v>
                </c:pt>
                <c:pt idx="14">
                  <c:v>1</c:v>
                </c:pt>
                <c:pt idx="15">
                  <c:v>0</c:v>
                </c:pt>
                <c:pt idx="16">
                  <c:v>0</c:v>
                </c:pt>
                <c:pt idx="17">
                  <c:v>0</c:v>
                </c:pt>
                <c:pt idx="18">
                  <c:v>1</c:v>
                </c:pt>
                <c:pt idx="19">
                  <c:v>1</c:v>
                </c:pt>
                <c:pt idx="20">
                  <c:v>0</c:v>
                </c:pt>
                <c:pt idx="21">
                  <c:v>1</c:v>
                </c:pt>
                <c:pt idx="22">
                  <c:v>0</c:v>
                </c:pt>
                <c:pt idx="23">
                  <c:v>1</c:v>
                </c:pt>
                <c:pt idx="24">
                  <c:v>0</c:v>
                </c:pt>
                <c:pt idx="25">
                  <c:v>1</c:v>
                </c:pt>
                <c:pt idx="26">
                  <c:v>0</c:v>
                </c:pt>
                <c:pt idx="27">
                  <c:v>0</c:v>
                </c:pt>
                <c:pt idx="28">
                  <c:v>0</c:v>
                </c:pt>
                <c:pt idx="29">
                  <c:v>1</c:v>
                </c:pt>
                <c:pt idx="30">
                  <c:v>0</c:v>
                </c:pt>
                <c:pt idx="31">
                  <c:v>1</c:v>
                </c:pt>
              </c:numCache>
            </c:numRef>
          </c:val>
          <c:extLst>
            <c:ext xmlns:c16="http://schemas.microsoft.com/office/drawing/2014/chart" uri="{C3380CC4-5D6E-409C-BE32-E72D297353CC}">
              <c16:uniqueId val="{00000012-0573-4FC5-93DF-570EBB924EDA}"/>
            </c:ext>
          </c:extLst>
        </c:ser>
        <c:dLbls>
          <c:showLegendKey val="0"/>
          <c:showVal val="0"/>
          <c:showCatName val="0"/>
          <c:showSerName val="0"/>
          <c:showPercent val="0"/>
          <c:showBubbleSize val="0"/>
        </c:dLbls>
        <c:gapWidth val="10"/>
        <c:overlap val="-100"/>
        <c:axId val="1142211455"/>
        <c:axId val="1142206879"/>
      </c:barChart>
      <c:catAx>
        <c:axId val="114221145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インバランス率範囲</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1142206879"/>
        <c:crosses val="autoZero"/>
        <c:auto val="1"/>
        <c:lblAlgn val="ctr"/>
        <c:lblOffset val="100"/>
        <c:noMultiLvlLbl val="0"/>
      </c:catAx>
      <c:valAx>
        <c:axId val="1142206879"/>
        <c:scaling>
          <c:orientation val="minMax"/>
          <c:max val="2"/>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該当コマ数</a:t>
                </a:r>
              </a:p>
            </c:rich>
          </c:tx>
          <c:layout>
            <c:manualLayout>
              <c:xMode val="edge"/>
              <c:yMode val="edge"/>
              <c:x val="4.7036688617121351E-3"/>
              <c:y val="0.2860777736717928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1142211455"/>
        <c:crosses val="autoZero"/>
        <c:crossBetween val="between"/>
        <c:majorUnit val="1"/>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3">
    <c:autoUpdate val="0"/>
  </c:externalData>
  <c:userShapes r:id="rId4"/>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633156769907001"/>
          <c:y val="1.8972434145213712E-2"/>
          <c:w val="0.88262182957187008"/>
          <c:h val="0.75804879228806088"/>
        </c:manualLayout>
      </c:layout>
      <c:barChart>
        <c:barDir val="col"/>
        <c:grouping val="clustered"/>
        <c:varyColors val="0"/>
        <c:ser>
          <c:idx val="0"/>
          <c:order val="0"/>
          <c:tx>
            <c:v>不足インバランス許容率：6%</c:v>
          </c:tx>
          <c:spPr>
            <a:solidFill>
              <a:schemeClr val="accent1"/>
            </a:solidFill>
            <a:ln>
              <a:noFill/>
            </a:ln>
            <a:effectLst/>
          </c:spPr>
          <c:invertIfNegative val="0"/>
          <c:cat>
            <c:numRef>
              <c:f>測定!$K$17:$K$19</c:f>
              <c:numCache>
                <c:formatCode>General</c:formatCode>
                <c:ptCount val="3"/>
                <c:pt idx="0">
                  <c:v>0</c:v>
                </c:pt>
                <c:pt idx="1">
                  <c:v>5</c:v>
                </c:pt>
                <c:pt idx="2">
                  <c:v>10</c:v>
                </c:pt>
              </c:numCache>
            </c:numRef>
          </c:cat>
          <c:val>
            <c:numRef>
              <c:f>測定!$C$17:$C$19</c:f>
              <c:numCache>
                <c:formatCode>General</c:formatCode>
                <c:ptCount val="3"/>
                <c:pt idx="0">
                  <c:v>23.527900000000002</c:v>
                </c:pt>
                <c:pt idx="1">
                  <c:v>19.224299999999999</c:v>
                </c:pt>
                <c:pt idx="2">
                  <c:v>7.5481000000000007</c:v>
                </c:pt>
              </c:numCache>
            </c:numRef>
          </c:val>
          <c:extLst>
            <c:ext xmlns:c16="http://schemas.microsoft.com/office/drawing/2014/chart" uri="{C3380CC4-5D6E-409C-BE32-E72D297353CC}">
              <c16:uniqueId val="{00000000-8D6F-456D-9C1D-6CC71E2FB907}"/>
            </c:ext>
          </c:extLst>
        </c:ser>
        <c:ser>
          <c:idx val="1"/>
          <c:order val="1"/>
          <c:tx>
            <c:v>不足インバランス許容率：4%</c:v>
          </c:tx>
          <c:spPr>
            <a:solidFill>
              <a:schemeClr val="accent2"/>
            </a:solidFill>
            <a:ln>
              <a:noFill/>
            </a:ln>
            <a:effectLst/>
          </c:spPr>
          <c:invertIfNegative val="0"/>
          <c:cat>
            <c:numRef>
              <c:f>測定!$K$17:$K$19</c:f>
              <c:numCache>
                <c:formatCode>General</c:formatCode>
                <c:ptCount val="3"/>
                <c:pt idx="0">
                  <c:v>0</c:v>
                </c:pt>
                <c:pt idx="1">
                  <c:v>5</c:v>
                </c:pt>
                <c:pt idx="2">
                  <c:v>10</c:v>
                </c:pt>
              </c:numCache>
            </c:numRef>
          </c:cat>
          <c:val>
            <c:numRef>
              <c:f>測定!$F$17:$F$19</c:f>
              <c:numCache>
                <c:formatCode>General</c:formatCode>
                <c:ptCount val="3"/>
                <c:pt idx="0">
                  <c:v>33.362500000000004</c:v>
                </c:pt>
                <c:pt idx="1">
                  <c:v>29.058900000000001</c:v>
                </c:pt>
                <c:pt idx="2">
                  <c:v>17.3827</c:v>
                </c:pt>
              </c:numCache>
            </c:numRef>
          </c:val>
          <c:extLst>
            <c:ext xmlns:c16="http://schemas.microsoft.com/office/drawing/2014/chart" uri="{C3380CC4-5D6E-409C-BE32-E72D297353CC}">
              <c16:uniqueId val="{00000001-8D6F-456D-9C1D-6CC71E2FB907}"/>
            </c:ext>
          </c:extLst>
        </c:ser>
        <c:ser>
          <c:idx val="2"/>
          <c:order val="2"/>
          <c:tx>
            <c:v>不足インバランス許容率：2%</c:v>
          </c:tx>
          <c:spPr>
            <a:solidFill>
              <a:schemeClr val="accent3"/>
            </a:solidFill>
            <a:ln>
              <a:noFill/>
            </a:ln>
            <a:effectLst/>
          </c:spPr>
          <c:invertIfNegative val="0"/>
          <c:cat>
            <c:numRef>
              <c:f>測定!$K$17:$K$19</c:f>
              <c:numCache>
                <c:formatCode>General</c:formatCode>
                <c:ptCount val="3"/>
                <c:pt idx="0">
                  <c:v>0</c:v>
                </c:pt>
                <c:pt idx="1">
                  <c:v>5</c:v>
                </c:pt>
                <c:pt idx="2">
                  <c:v>10</c:v>
                </c:pt>
              </c:numCache>
            </c:numRef>
          </c:cat>
          <c:val>
            <c:numRef>
              <c:f>測定!$I$17:$I$19</c:f>
              <c:numCache>
                <c:formatCode>General</c:formatCode>
                <c:ptCount val="3"/>
                <c:pt idx="0">
                  <c:v>37.359100000000005</c:v>
                </c:pt>
                <c:pt idx="1">
                  <c:v>33.055500000000002</c:v>
                </c:pt>
                <c:pt idx="2">
                  <c:v>21.379300000000001</c:v>
                </c:pt>
              </c:numCache>
            </c:numRef>
          </c:val>
          <c:extLst>
            <c:ext xmlns:c16="http://schemas.microsoft.com/office/drawing/2014/chart" uri="{C3380CC4-5D6E-409C-BE32-E72D297353CC}">
              <c16:uniqueId val="{00000002-8D6F-456D-9C1D-6CC71E2FB907}"/>
            </c:ext>
          </c:extLst>
        </c:ser>
        <c:ser>
          <c:idx val="3"/>
          <c:order val="3"/>
          <c:tx>
            <c:v>不足インバランス許容率：0%</c:v>
          </c:tx>
          <c:spPr>
            <a:solidFill>
              <a:schemeClr val="accent4"/>
            </a:solidFill>
            <a:ln>
              <a:noFill/>
            </a:ln>
            <a:effectLst/>
          </c:spPr>
          <c:invertIfNegative val="0"/>
          <c:cat>
            <c:numRef>
              <c:f>測定!$K$17:$K$19</c:f>
              <c:numCache>
                <c:formatCode>General</c:formatCode>
                <c:ptCount val="3"/>
                <c:pt idx="0">
                  <c:v>0</c:v>
                </c:pt>
                <c:pt idx="1">
                  <c:v>5</c:v>
                </c:pt>
                <c:pt idx="2">
                  <c:v>10</c:v>
                </c:pt>
              </c:numCache>
            </c:numRef>
          </c:cat>
          <c:val>
            <c:numRef>
              <c:f>測定!$L$17:$L$19</c:f>
              <c:numCache>
                <c:formatCode>General</c:formatCode>
                <c:ptCount val="3"/>
                <c:pt idx="0">
                  <c:v>55.486900000000006</c:v>
                </c:pt>
                <c:pt idx="1">
                  <c:v>51.183300000000003</c:v>
                </c:pt>
                <c:pt idx="2">
                  <c:v>39.507100000000001</c:v>
                </c:pt>
              </c:numCache>
            </c:numRef>
          </c:val>
          <c:extLst>
            <c:ext xmlns:c16="http://schemas.microsoft.com/office/drawing/2014/chart" uri="{C3380CC4-5D6E-409C-BE32-E72D297353CC}">
              <c16:uniqueId val="{00000003-8D6F-456D-9C1D-6CC71E2FB907}"/>
            </c:ext>
          </c:extLst>
        </c:ser>
        <c:dLbls>
          <c:showLegendKey val="0"/>
          <c:showVal val="0"/>
          <c:showCatName val="0"/>
          <c:showSerName val="0"/>
          <c:showPercent val="0"/>
          <c:showBubbleSize val="0"/>
        </c:dLbls>
        <c:gapWidth val="285"/>
        <c:axId val="1128359520"/>
        <c:axId val="1128361600"/>
      </c:barChart>
      <c:lineChart>
        <c:grouping val="standard"/>
        <c:varyColors val="0"/>
        <c:ser>
          <c:idx val="4"/>
          <c:order val="4"/>
          <c:tx>
            <c:v>Agreement Cost</c:v>
          </c:tx>
          <c:spPr>
            <a:ln w="25400" cap="rnd">
              <a:solidFill>
                <a:schemeClr val="accent6"/>
              </a:solidFill>
              <a:round/>
            </a:ln>
            <a:effectLst/>
          </c:spPr>
          <c:marker>
            <c:symbol val="none"/>
          </c:marker>
          <c:cat>
            <c:numRef>
              <c:f>測定!$K$17:$K$19</c:f>
              <c:numCache>
                <c:formatCode>General</c:formatCode>
                <c:ptCount val="3"/>
                <c:pt idx="0">
                  <c:v>0</c:v>
                </c:pt>
                <c:pt idx="1">
                  <c:v>5</c:v>
                </c:pt>
                <c:pt idx="2">
                  <c:v>10</c:v>
                </c:pt>
              </c:numCache>
            </c:numRef>
          </c:cat>
          <c:val>
            <c:numRef>
              <c:f>測定!$N$17:$N$19</c:f>
              <c:numCache>
                <c:formatCode>General</c:formatCode>
                <c:ptCount val="3"/>
                <c:pt idx="0">
                  <c:v>46.899900000000002</c:v>
                </c:pt>
                <c:pt idx="1">
                  <c:v>46.899900000000002</c:v>
                </c:pt>
                <c:pt idx="2">
                  <c:v>46.899900000000002</c:v>
                </c:pt>
              </c:numCache>
            </c:numRef>
          </c:val>
          <c:smooth val="0"/>
          <c:extLst>
            <c:ext xmlns:c16="http://schemas.microsoft.com/office/drawing/2014/chart" uri="{C3380CC4-5D6E-409C-BE32-E72D297353CC}">
              <c16:uniqueId val="{00000004-8D6F-456D-9C1D-6CC71E2FB907}"/>
            </c:ext>
          </c:extLst>
        </c:ser>
        <c:dLbls>
          <c:showLegendKey val="0"/>
          <c:showVal val="0"/>
          <c:showCatName val="0"/>
          <c:showSerName val="0"/>
          <c:showPercent val="0"/>
          <c:showBubbleSize val="0"/>
        </c:dLbls>
        <c:marker val="1"/>
        <c:smooth val="0"/>
        <c:axId val="1128359520"/>
        <c:axId val="1128361600"/>
      </c:lineChart>
      <c:catAx>
        <c:axId val="11283595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余剰インバランス許容率 </a:t>
                </a:r>
                <a:r>
                  <a:rPr lang="en-US" altLang="ja-JP"/>
                  <a:t>[%]</a:t>
                </a:r>
                <a:endParaRPr lang="ja-JP" altLang="en-US"/>
              </a:p>
            </c:rich>
          </c:tx>
          <c:layout>
            <c:manualLayout>
              <c:xMode val="edge"/>
              <c:yMode val="edge"/>
              <c:x val="0.41095177917575115"/>
              <c:y val="0.8181767601630439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1128361600"/>
        <c:crosses val="autoZero"/>
        <c:auto val="1"/>
        <c:lblAlgn val="ctr"/>
        <c:lblOffset val="100"/>
        <c:noMultiLvlLbl val="0"/>
      </c:catAx>
      <c:valAx>
        <c:axId val="1128361600"/>
        <c:scaling>
          <c:orientation val="minMax"/>
        </c:scaling>
        <c:delete val="0"/>
        <c:axPos val="l"/>
        <c:title>
          <c:tx>
            <c:rich>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en-US" altLang="ja-JP"/>
                  <a:t>transaction const [×</a:t>
                </a:r>
                <a:r>
                  <a:rPr lang="en-US" altLang="ja-JP" sz="1000" i="0">
                    <a:effectLst/>
                  </a:rPr>
                  <a:t>10^4</a:t>
                </a:r>
                <a:r>
                  <a:rPr lang="ja-JP" altLang="en-US" sz="1000" i="0" baseline="0">
                    <a:effectLst/>
                  </a:rPr>
                  <a:t> </a:t>
                </a:r>
                <a:r>
                  <a:rPr lang="en-US" altLang="ja-JP"/>
                  <a:t>Gas]</a:t>
                </a:r>
                <a:endParaRPr lang="ja-JP" altLang="en-US"/>
              </a:p>
            </c:rich>
          </c:tx>
          <c:layout>
            <c:manualLayout>
              <c:xMode val="edge"/>
              <c:yMode val="edge"/>
              <c:x val="1.8731715669882933E-2"/>
              <c:y val="0.24382442017371156"/>
            </c:manualLayout>
          </c:layout>
          <c:overlay val="0"/>
          <c:spPr>
            <a:noFill/>
            <a:ln>
              <a:noFill/>
            </a:ln>
            <a:effectLst/>
          </c:spPr>
          <c:txPr>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ja-JP"/>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1128359520"/>
        <c:crosses val="autoZero"/>
        <c:crossBetween val="between"/>
      </c:valAx>
      <c:spPr>
        <a:noFill/>
        <a:ln>
          <a:solidFill>
            <a:schemeClr val="tx1"/>
          </a:solidFill>
        </a:ln>
        <a:effectLst/>
      </c:spPr>
    </c:plotArea>
    <c:legend>
      <c:legendPos val="r"/>
      <c:layout>
        <c:manualLayout>
          <c:xMode val="edge"/>
          <c:yMode val="edge"/>
          <c:x val="0.12112452664863071"/>
          <c:y val="0.88258165842477243"/>
          <c:w val="0.77875413721432973"/>
          <c:h val="0.1087286669811434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span"/>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9039101907241578E-2"/>
          <c:y val="3.0942334739803096E-2"/>
          <c:w val="0.87669778020191225"/>
          <c:h val="0.80923734533183367"/>
        </c:manualLayout>
      </c:layout>
      <c:barChart>
        <c:barDir val="col"/>
        <c:grouping val="clustered"/>
        <c:varyColors val="0"/>
        <c:ser>
          <c:idx val="0"/>
          <c:order val="0"/>
          <c:tx>
            <c:v>不足インバランス許容率：6%</c:v>
          </c:tx>
          <c:spPr>
            <a:solidFill>
              <a:schemeClr val="accent1"/>
            </a:solidFill>
            <a:ln>
              <a:noFill/>
            </a:ln>
            <a:effectLst/>
          </c:spPr>
          <c:invertIfNegative val="0"/>
          <c:cat>
            <c:numRef>
              <c:f>'測定(１1時)'!$K$17:$K$19</c:f>
              <c:numCache>
                <c:formatCode>General</c:formatCode>
                <c:ptCount val="3"/>
                <c:pt idx="0">
                  <c:v>0</c:v>
                </c:pt>
                <c:pt idx="1">
                  <c:v>5</c:v>
                </c:pt>
                <c:pt idx="2">
                  <c:v>10</c:v>
                </c:pt>
              </c:numCache>
            </c:numRef>
          </c:cat>
          <c:val>
            <c:numRef>
              <c:f>'測定(１1時)'!$C$17:$C$19</c:f>
              <c:numCache>
                <c:formatCode>General</c:formatCode>
                <c:ptCount val="3"/>
                <c:pt idx="0">
                  <c:v>54.098600000000005</c:v>
                </c:pt>
                <c:pt idx="1">
                  <c:v>40.0871</c:v>
                </c:pt>
                <c:pt idx="2">
                  <c:v>24.222200000000001</c:v>
                </c:pt>
              </c:numCache>
            </c:numRef>
          </c:val>
          <c:extLst>
            <c:ext xmlns:c16="http://schemas.microsoft.com/office/drawing/2014/chart" uri="{C3380CC4-5D6E-409C-BE32-E72D297353CC}">
              <c16:uniqueId val="{00000000-69E9-4063-BB77-CE9D939173F1}"/>
            </c:ext>
          </c:extLst>
        </c:ser>
        <c:ser>
          <c:idx val="1"/>
          <c:order val="1"/>
          <c:tx>
            <c:v>不足インバランス許容率：4%</c:v>
          </c:tx>
          <c:spPr>
            <a:solidFill>
              <a:schemeClr val="accent2"/>
            </a:solidFill>
            <a:ln>
              <a:noFill/>
            </a:ln>
            <a:effectLst/>
          </c:spPr>
          <c:invertIfNegative val="0"/>
          <c:cat>
            <c:numRef>
              <c:f>'測定(１1時)'!$K$17:$K$19</c:f>
              <c:numCache>
                <c:formatCode>General</c:formatCode>
                <c:ptCount val="3"/>
                <c:pt idx="0">
                  <c:v>0</c:v>
                </c:pt>
                <c:pt idx="1">
                  <c:v>5</c:v>
                </c:pt>
                <c:pt idx="2">
                  <c:v>10</c:v>
                </c:pt>
              </c:numCache>
            </c:numRef>
          </c:cat>
          <c:val>
            <c:numRef>
              <c:f>'測定(１1時)'!$F$17:$F$19</c:f>
              <c:numCache>
                <c:formatCode>General</c:formatCode>
                <c:ptCount val="3"/>
                <c:pt idx="0">
                  <c:v>54.098600000000005</c:v>
                </c:pt>
                <c:pt idx="1">
                  <c:v>40.0871</c:v>
                </c:pt>
                <c:pt idx="2">
                  <c:v>24.222200000000001</c:v>
                </c:pt>
              </c:numCache>
            </c:numRef>
          </c:val>
          <c:extLst>
            <c:ext xmlns:c16="http://schemas.microsoft.com/office/drawing/2014/chart" uri="{C3380CC4-5D6E-409C-BE32-E72D297353CC}">
              <c16:uniqueId val="{00000001-69E9-4063-BB77-CE9D939173F1}"/>
            </c:ext>
          </c:extLst>
        </c:ser>
        <c:ser>
          <c:idx val="2"/>
          <c:order val="2"/>
          <c:tx>
            <c:v>不足インバランス許容率：2%</c:v>
          </c:tx>
          <c:spPr>
            <a:solidFill>
              <a:schemeClr val="accent3"/>
            </a:solidFill>
            <a:ln>
              <a:noFill/>
            </a:ln>
            <a:effectLst/>
          </c:spPr>
          <c:invertIfNegative val="0"/>
          <c:cat>
            <c:numRef>
              <c:f>'測定(１1時)'!$K$17:$K$19</c:f>
              <c:numCache>
                <c:formatCode>General</c:formatCode>
                <c:ptCount val="3"/>
                <c:pt idx="0">
                  <c:v>0</c:v>
                </c:pt>
                <c:pt idx="1">
                  <c:v>5</c:v>
                </c:pt>
                <c:pt idx="2">
                  <c:v>10</c:v>
                </c:pt>
              </c:numCache>
            </c:numRef>
          </c:cat>
          <c:val>
            <c:numRef>
              <c:f>'測定(１1時)'!$I$17:$I$19</c:f>
              <c:numCache>
                <c:formatCode>General</c:formatCode>
                <c:ptCount val="3"/>
                <c:pt idx="0">
                  <c:v>54.098600000000005</c:v>
                </c:pt>
                <c:pt idx="1">
                  <c:v>40.0871</c:v>
                </c:pt>
                <c:pt idx="2">
                  <c:v>24.222200000000001</c:v>
                </c:pt>
              </c:numCache>
            </c:numRef>
          </c:val>
          <c:extLst>
            <c:ext xmlns:c16="http://schemas.microsoft.com/office/drawing/2014/chart" uri="{C3380CC4-5D6E-409C-BE32-E72D297353CC}">
              <c16:uniqueId val="{00000002-69E9-4063-BB77-CE9D939173F1}"/>
            </c:ext>
          </c:extLst>
        </c:ser>
        <c:ser>
          <c:idx val="3"/>
          <c:order val="3"/>
          <c:tx>
            <c:v>不足インバランス許容率：0%</c:v>
          </c:tx>
          <c:spPr>
            <a:solidFill>
              <a:schemeClr val="accent4"/>
            </a:solidFill>
            <a:ln>
              <a:noFill/>
            </a:ln>
            <a:effectLst/>
          </c:spPr>
          <c:invertIfNegative val="0"/>
          <c:cat>
            <c:numRef>
              <c:f>'測定(１1時)'!$K$17:$K$19</c:f>
              <c:numCache>
                <c:formatCode>General</c:formatCode>
                <c:ptCount val="3"/>
                <c:pt idx="0">
                  <c:v>0</c:v>
                </c:pt>
                <c:pt idx="1">
                  <c:v>5</c:v>
                </c:pt>
                <c:pt idx="2">
                  <c:v>10</c:v>
                </c:pt>
              </c:numCache>
            </c:numRef>
          </c:cat>
          <c:val>
            <c:numRef>
              <c:f>'測定(１1時)'!$L$17:$L$19</c:f>
              <c:numCache>
                <c:formatCode>General</c:formatCode>
                <c:ptCount val="3"/>
                <c:pt idx="0">
                  <c:v>54.098600000000005</c:v>
                </c:pt>
                <c:pt idx="1">
                  <c:v>40.0871</c:v>
                </c:pt>
                <c:pt idx="2">
                  <c:v>24.222200000000001</c:v>
                </c:pt>
              </c:numCache>
            </c:numRef>
          </c:val>
          <c:extLst>
            <c:ext xmlns:c16="http://schemas.microsoft.com/office/drawing/2014/chart" uri="{C3380CC4-5D6E-409C-BE32-E72D297353CC}">
              <c16:uniqueId val="{00000003-69E9-4063-BB77-CE9D939173F1}"/>
            </c:ext>
          </c:extLst>
        </c:ser>
        <c:dLbls>
          <c:showLegendKey val="0"/>
          <c:showVal val="0"/>
          <c:showCatName val="0"/>
          <c:showSerName val="0"/>
          <c:showPercent val="0"/>
          <c:showBubbleSize val="0"/>
        </c:dLbls>
        <c:gapWidth val="219"/>
        <c:axId val="1083083744"/>
        <c:axId val="1083084576"/>
      </c:barChart>
      <c:lineChart>
        <c:grouping val="standard"/>
        <c:varyColors val="0"/>
        <c:ser>
          <c:idx val="4"/>
          <c:order val="4"/>
          <c:tx>
            <c:v>Agreement cost</c:v>
          </c:tx>
          <c:spPr>
            <a:ln w="28575" cap="rnd">
              <a:solidFill>
                <a:schemeClr val="accent6"/>
              </a:solidFill>
              <a:round/>
            </a:ln>
            <a:effectLst/>
          </c:spPr>
          <c:marker>
            <c:symbol val="none"/>
          </c:marker>
          <c:cat>
            <c:numRef>
              <c:f>'測定(１1時)'!$K$17:$K$19</c:f>
              <c:numCache>
                <c:formatCode>General</c:formatCode>
                <c:ptCount val="3"/>
                <c:pt idx="0">
                  <c:v>0</c:v>
                </c:pt>
                <c:pt idx="1">
                  <c:v>5</c:v>
                </c:pt>
                <c:pt idx="2">
                  <c:v>10</c:v>
                </c:pt>
              </c:numCache>
            </c:numRef>
          </c:cat>
          <c:val>
            <c:numRef>
              <c:f>'測定(１1時)'!$N$17:$N$19</c:f>
              <c:numCache>
                <c:formatCode>General</c:formatCode>
                <c:ptCount val="3"/>
                <c:pt idx="0">
                  <c:v>22.0383</c:v>
                </c:pt>
                <c:pt idx="1">
                  <c:v>22.0383</c:v>
                </c:pt>
                <c:pt idx="2">
                  <c:v>22.0383</c:v>
                </c:pt>
              </c:numCache>
            </c:numRef>
          </c:val>
          <c:smooth val="0"/>
          <c:extLst>
            <c:ext xmlns:c16="http://schemas.microsoft.com/office/drawing/2014/chart" uri="{C3380CC4-5D6E-409C-BE32-E72D297353CC}">
              <c16:uniqueId val="{00000004-69E9-4063-BB77-CE9D939173F1}"/>
            </c:ext>
          </c:extLst>
        </c:ser>
        <c:dLbls>
          <c:showLegendKey val="0"/>
          <c:showVal val="0"/>
          <c:showCatName val="0"/>
          <c:showSerName val="0"/>
          <c:showPercent val="0"/>
          <c:showBubbleSize val="0"/>
        </c:dLbls>
        <c:marker val="1"/>
        <c:smooth val="0"/>
        <c:axId val="1083083744"/>
        <c:axId val="1083084576"/>
      </c:lineChart>
      <c:catAx>
        <c:axId val="10830837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ja-JP" sz="1200" b="0" i="0" baseline="0">
                    <a:effectLst/>
                  </a:rPr>
                  <a:t>余剰インバランス許容率 </a:t>
                </a:r>
                <a:r>
                  <a:rPr lang="en-US" altLang="ja-JP" sz="1200" b="0" i="0" baseline="0">
                    <a:effectLst/>
                  </a:rPr>
                  <a:t>[%]</a:t>
                </a:r>
                <a:endParaRPr lang="ja-JP" altLang="ja-JP" sz="1200">
                  <a:effectLst/>
                </a:endParaRPr>
              </a:p>
            </c:rich>
          </c:tx>
          <c:layout>
            <c:manualLayout>
              <c:xMode val="edge"/>
              <c:yMode val="edge"/>
              <c:x val="0.38637174230406779"/>
              <c:y val="0.9350913097888080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ja-JP"/>
          </a:p>
        </c:txPr>
        <c:crossAx val="1083084576"/>
        <c:crosses val="autoZero"/>
        <c:auto val="1"/>
        <c:lblAlgn val="ctr"/>
        <c:lblOffset val="1"/>
        <c:tickMarkSkip val="1"/>
        <c:noMultiLvlLbl val="0"/>
      </c:catAx>
      <c:valAx>
        <c:axId val="1083084576"/>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sz="1200" b="0" i="0" baseline="0">
                    <a:effectLst/>
                  </a:rPr>
                  <a:t>transaction const [×10^4</a:t>
                </a:r>
                <a:r>
                  <a:rPr lang="ja-JP" altLang="ja-JP" sz="1200" b="0" i="0" baseline="0">
                    <a:effectLst/>
                  </a:rPr>
                  <a:t> </a:t>
                </a:r>
                <a:r>
                  <a:rPr lang="en-US" altLang="ja-JP" sz="1200" b="0" i="0" baseline="0">
                    <a:effectLst/>
                  </a:rPr>
                  <a:t>Gas]</a:t>
                </a:r>
                <a:endParaRPr lang="ja-JP" altLang="ja-JP" sz="1200">
                  <a:effectLst/>
                </a:endParaRPr>
              </a:p>
            </c:rich>
          </c:tx>
          <c:layout>
            <c:manualLayout>
              <c:xMode val="edge"/>
              <c:yMode val="edge"/>
              <c:x val="1.3823971674283893E-3"/>
              <c:y val="0.2241303362323288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ja-JP"/>
          </a:p>
        </c:txPr>
        <c:crossAx val="1083083744"/>
        <c:crosses val="autoZero"/>
        <c:crossBetween val="between"/>
      </c:valAx>
      <c:spPr>
        <a:noFill/>
        <a:ln>
          <a:solidFill>
            <a:schemeClr val="tx1"/>
          </a:solidFill>
        </a:ln>
        <a:effectLst/>
      </c:spPr>
    </c:plotArea>
    <c:legend>
      <c:legendPos val="r"/>
      <c:layout>
        <c:manualLayout>
          <c:xMode val="edge"/>
          <c:yMode val="edge"/>
          <c:x val="0.50677013503603674"/>
          <c:y val="5.4297371375965083E-2"/>
          <c:w val="0.46398452604054791"/>
          <c:h val="0.1810846429006501"/>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0.70731</cdr:x>
      <cdr:y>0.12612</cdr:y>
    </cdr:from>
    <cdr:to>
      <cdr:x>0.79198</cdr:x>
      <cdr:y>0.14976</cdr:y>
    </cdr:to>
    <cdr:sp macro="" textlink="">
      <cdr:nvSpPr>
        <cdr:cNvPr id="2" name="正方形/長方形 1"/>
        <cdr:cNvSpPr/>
      </cdr:nvSpPr>
      <cdr:spPr>
        <a:xfrm xmlns:a="http://schemas.openxmlformats.org/drawingml/2006/main">
          <a:off x="3819525" y="457200"/>
          <a:ext cx="457200" cy="85725"/>
        </a:xfrm>
        <a:prstGeom xmlns:a="http://schemas.openxmlformats.org/drawingml/2006/main" prst="rect">
          <a:avLst/>
        </a:prstGeom>
        <a:solidFill xmlns:a="http://schemas.openxmlformats.org/drawingml/2006/main">
          <a:schemeClr val="accent1"/>
        </a:solidFill>
        <a:ln xmlns:a="http://schemas.openxmlformats.org/drawingml/2006/main">
          <a:solidFill>
            <a:schemeClr val="accent1"/>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ja-JP"/>
        </a:p>
      </cdr:txBody>
    </cdr:sp>
  </cdr:relSizeAnchor>
  <cdr:relSizeAnchor xmlns:cdr="http://schemas.openxmlformats.org/drawingml/2006/chartDrawing">
    <cdr:from>
      <cdr:x>0.70731</cdr:x>
      <cdr:y>0.18917</cdr:y>
    </cdr:from>
    <cdr:to>
      <cdr:x>0.79198</cdr:x>
      <cdr:y>0.21282</cdr:y>
    </cdr:to>
    <cdr:sp macro="" textlink="">
      <cdr:nvSpPr>
        <cdr:cNvPr id="3" name="正方形/長方形 2"/>
        <cdr:cNvSpPr/>
      </cdr:nvSpPr>
      <cdr:spPr>
        <a:xfrm xmlns:a="http://schemas.openxmlformats.org/drawingml/2006/main">
          <a:off x="3819525" y="685800"/>
          <a:ext cx="457200" cy="85725"/>
        </a:xfrm>
        <a:prstGeom xmlns:a="http://schemas.openxmlformats.org/drawingml/2006/main" prst="rect">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ja-JP"/>
        </a:p>
      </cdr:txBody>
    </cdr:sp>
  </cdr:relSizeAnchor>
</c:userShapes>
</file>

<file path=word/drawings/drawing2.xml><?xml version="1.0" encoding="utf-8"?>
<c:userShapes xmlns:c="http://schemas.openxmlformats.org/drawingml/2006/chart">
  <cdr:relSizeAnchor xmlns:cdr="http://schemas.openxmlformats.org/drawingml/2006/chartDrawing">
    <cdr:from>
      <cdr:x>0.78304</cdr:x>
      <cdr:y>0.11462</cdr:y>
    </cdr:from>
    <cdr:to>
      <cdr:x>0.94179</cdr:x>
      <cdr:y>0.28791</cdr:y>
    </cdr:to>
    <cdr:sp macro="" textlink="">
      <cdr:nvSpPr>
        <cdr:cNvPr id="2" name="テキスト ボックス 21"/>
        <cdr:cNvSpPr txBox="1"/>
      </cdr:nvSpPr>
      <cdr:spPr>
        <a:xfrm xmlns:a="http://schemas.openxmlformats.org/drawingml/2006/main">
          <a:off x="4228465" y="403225"/>
          <a:ext cx="857250" cy="609600"/>
        </a:xfrm>
        <a:prstGeom xmlns:a="http://schemas.openxmlformats.org/drawingml/2006/main" prst="rect">
          <a:avLst/>
        </a:prstGeom>
        <a:solidFill xmlns:a="http://schemas.openxmlformats.org/drawingml/2006/main">
          <a:schemeClr val="lt1"/>
        </a:solidFill>
        <a:ln xmlns:a="http://schemas.openxmlformats.org/drawingml/2006/main" w="6350">
          <a:noFill/>
        </a:ln>
      </cdr:spPr>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p xmlns:a="http://schemas.openxmlformats.org/drawingml/2006/main">
          <a:pPr algn="just"/>
          <a:r>
            <a:rPr lang="ja-JP" sz="1050" kern="100">
              <a:effectLst/>
              <a:latin typeface="游明朝" panose="02020400000000000000" pitchFamily="18" charset="-128"/>
              <a:ea typeface="游明朝" panose="02020400000000000000" pitchFamily="18" charset="-128"/>
              <a:cs typeface="Times New Roman" panose="02020603050405020304" pitchFamily="18" charset="0"/>
            </a:rPr>
            <a:t>：不足</a:t>
          </a:r>
        </a:p>
        <a:p xmlns:a="http://schemas.openxmlformats.org/drawingml/2006/main">
          <a:pPr algn="just"/>
          <a:r>
            <a:rPr lang="ja-JP" sz="1050" kern="100">
              <a:effectLst/>
              <a:latin typeface="游明朝" panose="02020400000000000000" pitchFamily="18" charset="-128"/>
              <a:ea typeface="游明朝" panose="02020400000000000000" pitchFamily="18" charset="-128"/>
              <a:cs typeface="Times New Roman" panose="02020603050405020304" pitchFamily="18" charset="0"/>
            </a:rPr>
            <a:t>：余剰</a:t>
          </a:r>
        </a:p>
      </cdr:txBody>
    </cdr:sp>
  </cdr:relSizeAnchor>
  <cdr:relSizeAnchor xmlns:cdr="http://schemas.openxmlformats.org/drawingml/2006/chartDrawing">
    <cdr:from>
      <cdr:x>0.71672</cdr:x>
      <cdr:y>0.1444</cdr:y>
    </cdr:from>
    <cdr:to>
      <cdr:x>0.80139</cdr:x>
      <cdr:y>0.16877</cdr:y>
    </cdr:to>
    <cdr:sp macro="" textlink="">
      <cdr:nvSpPr>
        <cdr:cNvPr id="3" name="正方形/長方形 2"/>
        <cdr:cNvSpPr/>
      </cdr:nvSpPr>
      <cdr:spPr>
        <a:xfrm xmlns:a="http://schemas.openxmlformats.org/drawingml/2006/main">
          <a:off x="3870325" y="508000"/>
          <a:ext cx="457200" cy="85725"/>
        </a:xfrm>
        <a:prstGeom xmlns:a="http://schemas.openxmlformats.org/drawingml/2006/main" prst="rect">
          <a:avLst/>
        </a:prstGeom>
        <a:solidFill xmlns:a="http://schemas.openxmlformats.org/drawingml/2006/main">
          <a:schemeClr val="accent1"/>
        </a:solidFill>
        <a:ln xmlns:a="http://schemas.openxmlformats.org/drawingml/2006/main">
          <a:solidFill>
            <a:schemeClr val="accent1"/>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ja-JP"/>
        </a:p>
      </cdr:txBody>
    </cdr:sp>
  </cdr:relSizeAnchor>
  <cdr:relSizeAnchor xmlns:cdr="http://schemas.openxmlformats.org/drawingml/2006/chartDrawing">
    <cdr:from>
      <cdr:x>0.71672</cdr:x>
      <cdr:y>0.20939</cdr:y>
    </cdr:from>
    <cdr:to>
      <cdr:x>0.80139</cdr:x>
      <cdr:y>0.23375</cdr:y>
    </cdr:to>
    <cdr:sp macro="" textlink="">
      <cdr:nvSpPr>
        <cdr:cNvPr id="4" name="正方形/長方形 3"/>
        <cdr:cNvSpPr/>
      </cdr:nvSpPr>
      <cdr:spPr>
        <a:xfrm xmlns:a="http://schemas.openxmlformats.org/drawingml/2006/main">
          <a:off x="3870325" y="736600"/>
          <a:ext cx="457200" cy="85725"/>
        </a:xfrm>
        <a:prstGeom xmlns:a="http://schemas.openxmlformats.org/drawingml/2006/main" prst="rect">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ja-JP"/>
        </a:p>
      </cdr:txBody>
    </cdr:sp>
  </cdr:relSizeAnchor>
</c:userShapes>
</file>

<file path=word/drawings/drawing3.xml><?xml version="1.0" encoding="utf-8"?>
<c:userShapes xmlns:c="http://schemas.openxmlformats.org/drawingml/2006/chart">
  <cdr:relSizeAnchor xmlns:cdr="http://schemas.openxmlformats.org/drawingml/2006/chartDrawing">
    <cdr:from>
      <cdr:x>0.09532</cdr:x>
      <cdr:y>0.53994</cdr:y>
    </cdr:from>
    <cdr:to>
      <cdr:x>0.97341</cdr:x>
      <cdr:y>0.53994</cdr:y>
    </cdr:to>
    <cdr:cxnSp macro="">
      <cdr:nvCxnSpPr>
        <cdr:cNvPr id="3" name="直線コネクタ 2">
          <a:extLst xmlns:a="http://schemas.openxmlformats.org/drawingml/2006/main">
            <a:ext uri="{FF2B5EF4-FFF2-40B4-BE49-F238E27FC236}">
              <a16:creationId xmlns:a16="http://schemas.microsoft.com/office/drawing/2014/main" id="{1C5E8DED-A7B8-4B3D-B761-F5CF77CC85DD}"/>
            </a:ext>
          </a:extLst>
        </cdr:cNvPr>
        <cdr:cNvCxnSpPr/>
      </cdr:nvCxnSpPr>
      <cdr:spPr>
        <a:xfrm xmlns:a="http://schemas.openxmlformats.org/drawingml/2006/main">
          <a:off x="514744" y="1800011"/>
          <a:ext cx="4741721" cy="0"/>
        </a:xfrm>
        <a:prstGeom xmlns:a="http://schemas.openxmlformats.org/drawingml/2006/main" prst="line">
          <a:avLst/>
        </a:prstGeom>
        <a:ln xmlns:a="http://schemas.openxmlformats.org/drawingml/2006/main" w="44450"/>
      </cdr:spPr>
      <cdr:style>
        <a:lnRef xmlns:a="http://schemas.openxmlformats.org/drawingml/2006/main" idx="1">
          <a:schemeClr val="accent6"/>
        </a:lnRef>
        <a:fillRef xmlns:a="http://schemas.openxmlformats.org/drawingml/2006/main" idx="0">
          <a:schemeClr val="accent6"/>
        </a:fillRef>
        <a:effectRef xmlns:a="http://schemas.openxmlformats.org/drawingml/2006/main" idx="0">
          <a:schemeClr val="accent6"/>
        </a:effectRef>
        <a:fontRef xmlns:a="http://schemas.openxmlformats.org/drawingml/2006/main" idx="minor">
          <a:schemeClr val="tx1"/>
        </a:fontRef>
      </cdr:style>
    </cdr:cxnSp>
  </cdr:relSizeAnchor>
</c:userShape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EE7D63-75D9-46C2-8424-A5A5D8D329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502</TotalTime>
  <Pages>31</Pages>
  <Words>2925</Words>
  <Characters>16678</Characters>
  <Application>Microsoft Office Word</Application>
  <DocSecurity>0</DocSecurity>
  <Lines>138</Lines>
  <Paragraphs>39</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19564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hideto.9948@gmail.com</dc:creator>
  <cp:keywords/>
  <dc:description/>
  <cp:lastModifiedBy>hideto.9948@gmail.com</cp:lastModifiedBy>
  <cp:revision>39</cp:revision>
  <cp:lastPrinted>2022-02-02T11:16:00Z</cp:lastPrinted>
  <dcterms:created xsi:type="dcterms:W3CDTF">2022-01-12T07:35:00Z</dcterms:created>
  <dcterms:modified xsi:type="dcterms:W3CDTF">2022-02-02T11:38:00Z</dcterms:modified>
</cp:coreProperties>
</file>